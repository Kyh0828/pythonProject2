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D13AA">
      <w:pPr>
        <w:pageBreakBefore w:val="0"/>
        <w:widowControl/>
        <w:shd w:val="clear" w:color="auto" w:fill="FFFFFF"/>
        <w:kinsoku/>
        <w:wordWrap/>
        <w:overflowPunct/>
        <w:topLinePunct w:val="0"/>
        <w:autoSpaceDE/>
        <w:autoSpaceDN/>
        <w:bidi w:val="0"/>
        <w:adjustRightInd/>
        <w:snapToGrid/>
        <w:spacing w:line="360" w:lineRule="atLeast"/>
        <w:ind w:firstLine="1040" w:firstLineChars="200"/>
        <w:jc w:val="center"/>
        <w:textAlignment w:val="auto"/>
        <w:rPr>
          <w:rFonts w:ascii="华文中宋" w:hAnsi="华文中宋" w:eastAsia="华文中宋" w:cs="Arial"/>
          <w:color w:val="333333"/>
          <w:kern w:val="0"/>
          <w:sz w:val="52"/>
          <w:szCs w:val="52"/>
        </w:rPr>
      </w:pPr>
      <w:r>
        <w:rPr>
          <w:rFonts w:hint="eastAsia" w:ascii="华文中宋" w:hAnsi="华文中宋" w:eastAsia="华文中宋" w:cs="Arial"/>
          <w:color w:val="333333"/>
          <w:kern w:val="0"/>
          <w:sz w:val="52"/>
          <w:szCs w:val="52"/>
        </w:rPr>
        <w:t>中国大学生计算机设计大赛</w:t>
      </w:r>
    </w:p>
    <w:p w14:paraId="29616A78">
      <w:pPr>
        <w:pageBreakBefore w:val="0"/>
        <w:widowControl/>
        <w:shd w:val="clear" w:color="auto" w:fill="FFFFFF"/>
        <w:kinsoku/>
        <w:wordWrap/>
        <w:overflowPunct/>
        <w:topLinePunct w:val="0"/>
        <w:autoSpaceDE/>
        <w:autoSpaceDN/>
        <w:bidi w:val="0"/>
        <w:adjustRightInd/>
        <w:snapToGrid/>
        <w:spacing w:line="360" w:lineRule="atLeast"/>
        <w:ind w:firstLine="420" w:firstLineChars="200"/>
        <w:jc w:val="center"/>
        <w:textAlignment w:val="auto"/>
        <w:rPr>
          <w:rFonts w:ascii="华文中宋" w:hAnsi="华文中宋" w:eastAsia="华文中宋" w:cs="Arial"/>
          <w:color w:val="333333"/>
          <w:kern w:val="0"/>
          <w:szCs w:val="21"/>
        </w:rPr>
      </w:pPr>
    </w:p>
    <w:p w14:paraId="38BB03AE">
      <w:pPr>
        <w:pageBreakBefore w:val="0"/>
        <w:widowControl/>
        <w:shd w:val="clear" w:color="auto" w:fill="FFFFFF"/>
        <w:kinsoku/>
        <w:wordWrap/>
        <w:overflowPunct/>
        <w:topLinePunct w:val="0"/>
        <w:autoSpaceDE/>
        <w:autoSpaceDN/>
        <w:bidi w:val="0"/>
        <w:adjustRightInd/>
        <w:snapToGrid/>
        <w:spacing w:line="360" w:lineRule="atLeast"/>
        <w:ind w:firstLine="640" w:firstLineChars="200"/>
        <w:jc w:val="center"/>
        <w:textAlignment w:val="auto"/>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51AF6A9E">
      <w:pPr>
        <w:pageBreakBefore w:val="0"/>
        <w:widowControl/>
        <w:shd w:val="clear" w:color="auto" w:fill="FFFFFF"/>
        <w:kinsoku/>
        <w:wordWrap/>
        <w:overflowPunct/>
        <w:topLinePunct w:val="0"/>
        <w:autoSpaceDE/>
        <w:autoSpaceDN/>
        <w:bidi w:val="0"/>
        <w:adjustRightInd/>
        <w:snapToGrid/>
        <w:spacing w:line="360" w:lineRule="atLeast"/>
        <w:ind w:firstLine="420" w:firstLineChars="200"/>
        <w:jc w:val="center"/>
        <w:textAlignment w:val="auto"/>
        <w:rPr>
          <w:rFonts w:ascii="华文中宋" w:hAnsi="华文中宋" w:eastAsia="华文中宋" w:cs="Arial"/>
          <w:color w:val="333333"/>
          <w:kern w:val="0"/>
          <w:szCs w:val="21"/>
        </w:rPr>
      </w:pPr>
    </w:p>
    <w:p w14:paraId="0F897F94">
      <w:pPr>
        <w:pageBreakBefore w:val="0"/>
        <w:widowControl/>
        <w:shd w:val="clear" w:color="auto" w:fill="FFFFFF"/>
        <w:kinsoku/>
        <w:wordWrap/>
        <w:overflowPunct/>
        <w:topLinePunct w:val="0"/>
        <w:autoSpaceDE/>
        <w:autoSpaceDN/>
        <w:bidi w:val="0"/>
        <w:adjustRightInd/>
        <w:snapToGrid/>
        <w:spacing w:after="624" w:afterLines="200" w:line="360" w:lineRule="atLeast"/>
        <w:ind w:firstLine="640" w:firstLineChars="200"/>
        <w:jc w:val="center"/>
        <w:textAlignment w:val="auto"/>
        <w:rPr>
          <w:rFonts w:ascii="华文楷体" w:hAnsi="华文楷体" w:eastAsia="华文楷体" w:cs="Arial"/>
          <w:color w:val="333333"/>
          <w:kern w:val="0"/>
          <w:sz w:val="32"/>
          <w:szCs w:val="32"/>
        </w:rPr>
      </w:pPr>
      <w:r>
        <w:rPr>
          <w:rFonts w:hint="eastAsia" w:ascii="华文楷体" w:hAnsi="华文楷体" w:eastAsia="华文楷体" w:cs="Arial"/>
          <w:color w:val="333333"/>
          <w:kern w:val="0"/>
          <w:sz w:val="32"/>
          <w:szCs w:val="32"/>
        </w:rPr>
        <w:t>软件开发类作品文档简要要求</w:t>
      </w:r>
    </w:p>
    <w:p w14:paraId="4A7B3698">
      <w:pPr>
        <w:pageBreakBefore w:val="0"/>
        <w:widowControl/>
        <w:shd w:val="clear" w:color="auto" w:fill="FFFFFF"/>
        <w:kinsoku/>
        <w:wordWrap/>
        <w:overflowPunct/>
        <w:topLinePunct w:val="0"/>
        <w:autoSpaceDE/>
        <w:autoSpaceDN/>
        <w:bidi w:val="0"/>
        <w:adjustRightInd/>
        <w:snapToGrid/>
        <w:spacing w:before="156" w:beforeLines="50" w:line="360" w:lineRule="atLeast"/>
        <w:ind w:firstLine="640" w:firstLineChars="200"/>
        <w:jc w:val="left"/>
        <w:textAlignment w:val="auto"/>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14:paraId="7926092E">
      <w:pPr>
        <w:pageBreakBefore w:val="0"/>
        <w:widowControl/>
        <w:shd w:val="clear" w:color="auto" w:fill="FFFFFF"/>
        <w:kinsoku/>
        <w:wordWrap/>
        <w:overflowPunct/>
        <w:topLinePunct w:val="0"/>
        <w:autoSpaceDE/>
        <w:autoSpaceDN/>
        <w:bidi w:val="0"/>
        <w:adjustRightInd/>
        <w:snapToGrid/>
        <w:spacing w:before="156" w:beforeLines="50" w:line="360" w:lineRule="atLeast"/>
        <w:ind w:firstLine="640" w:firstLineChars="200"/>
        <w:jc w:val="left"/>
        <w:textAlignment w:val="auto"/>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lang w:val="en-US" w:eastAsia="zh-CN"/>
        </w:rPr>
        <w:t>智教慧学：在线课堂行为智能量化分析系统</w:t>
      </w:r>
      <w:r>
        <w:rPr>
          <w:rFonts w:hint="eastAsia" w:ascii="宋体" w:hAnsi="宋体" w:eastAsia="宋体" w:cs="Arial"/>
          <w:color w:val="333333"/>
          <w:kern w:val="0"/>
          <w:sz w:val="32"/>
          <w:szCs w:val="32"/>
          <w:u w:val="single"/>
        </w:rPr>
        <w:t>　　　　　　　　　　　　</w:t>
      </w:r>
    </w:p>
    <w:p w14:paraId="4AEF4127">
      <w:pPr>
        <w:pageBreakBefore w:val="0"/>
        <w:widowControl/>
        <w:shd w:val="clear" w:color="auto" w:fill="FFFFFF"/>
        <w:kinsoku/>
        <w:wordWrap/>
        <w:overflowPunct/>
        <w:topLinePunct w:val="0"/>
        <w:autoSpaceDE/>
        <w:autoSpaceDN/>
        <w:bidi w:val="0"/>
        <w:adjustRightInd/>
        <w:snapToGrid/>
        <w:spacing w:before="156" w:beforeLines="50" w:line="360" w:lineRule="atLeast"/>
        <w:ind w:firstLine="640" w:firstLineChars="200"/>
        <w:jc w:val="left"/>
        <w:textAlignment w:val="auto"/>
        <w:rPr>
          <w:rFonts w:ascii="宋体" w:hAnsi="宋体" w:eastAsia="宋体" w:cs="Arial"/>
          <w:color w:val="333333"/>
          <w:kern w:val="0"/>
          <w:sz w:val="32"/>
          <w:szCs w:val="32"/>
        </w:rPr>
      </w:pPr>
      <w:r>
        <w:rPr>
          <w:rFonts w:hint="eastAsia" w:ascii="宋体" w:hAnsi="宋体" w:eastAsia="宋体" w:cs="Arial"/>
          <w:color w:val="333333"/>
          <w:kern w:val="0"/>
          <w:sz w:val="32"/>
          <w:szCs w:val="32"/>
        </w:rPr>
        <w:t>作　　者：</w:t>
      </w:r>
      <w:r>
        <w:rPr>
          <w:rFonts w:hint="eastAsia" w:ascii="宋体" w:hAnsi="宋体" w:eastAsia="宋体" w:cs="Arial"/>
          <w:color w:val="333333"/>
          <w:kern w:val="0"/>
          <w:sz w:val="32"/>
          <w:szCs w:val="32"/>
          <w:u w:val="single"/>
        </w:rPr>
        <w:t>　　　　　</w:t>
      </w:r>
      <w:del w:id="0" w:author="pdx   诶" w:date="2026-04-01T16:55:10Z">
        <w:r>
          <w:rPr>
            <w:rFonts w:hint="eastAsia" w:ascii="宋体" w:hAnsi="宋体" w:eastAsia="宋体" w:cs="Arial"/>
            <w:color w:val="333333"/>
            <w:kern w:val="0"/>
            <w:sz w:val="32"/>
            <w:szCs w:val="32"/>
            <w:u w:val="single"/>
          </w:rPr>
          <w:delText>　</w:delText>
        </w:r>
      </w:del>
      <w:del w:id="1" w:author="pdx   诶" w:date="2026-04-01T16:55:05Z">
        <w:r>
          <w:rPr>
            <w:rFonts w:hint="eastAsia" w:ascii="宋体" w:hAnsi="宋体" w:eastAsia="宋体" w:cs="Arial"/>
            <w:color w:val="333333"/>
            <w:kern w:val="0"/>
            <w:sz w:val="32"/>
            <w:szCs w:val="32"/>
            <w:u w:val="single"/>
          </w:rPr>
          <w:delText>　　　</w:delText>
        </w:r>
      </w:del>
      <w:ins w:id="2" w:author="pdx   诶" w:date="2026-04-01T16:54:52Z">
        <w:r>
          <w:rPr>
            <w:rFonts w:hint="eastAsia" w:ascii="宋体" w:hAnsi="宋体" w:eastAsia="宋体" w:cs="Arial"/>
            <w:color w:val="333333"/>
            <w:kern w:val="0"/>
            <w:sz w:val="32"/>
            <w:szCs w:val="32"/>
            <w:u w:val="single"/>
            <w:lang w:val="en-US" w:eastAsia="zh-CN"/>
          </w:rPr>
          <w:t>彭登枭</w:t>
        </w:r>
      </w:ins>
      <w:ins w:id="3" w:author="pdx   诶" w:date="2026-04-01T16:54:57Z">
        <w:r>
          <w:rPr>
            <w:rFonts w:hint="eastAsia" w:ascii="宋体" w:hAnsi="宋体" w:eastAsia="宋体" w:cs="Arial"/>
            <w:color w:val="333333"/>
            <w:kern w:val="0"/>
            <w:sz w:val="32"/>
            <w:szCs w:val="32"/>
            <w:u w:val="single"/>
            <w:lang w:val="en-US" w:eastAsia="zh-CN"/>
          </w:rPr>
          <w:t>、</w:t>
        </w:r>
      </w:ins>
      <w:ins w:id="4" w:author="pdx   诶" w:date="2026-04-01T16:54:59Z">
        <w:r>
          <w:rPr>
            <w:rFonts w:hint="eastAsia" w:ascii="宋体" w:hAnsi="宋体" w:eastAsia="宋体" w:cs="Arial"/>
            <w:color w:val="333333"/>
            <w:kern w:val="0"/>
            <w:sz w:val="32"/>
            <w:szCs w:val="32"/>
            <w:u w:val="single"/>
            <w:lang w:val="en-US" w:eastAsia="zh-CN"/>
          </w:rPr>
          <w:t>刘欢</w:t>
        </w:r>
      </w:ins>
      <w:ins w:id="5" w:author="pdx   诶" w:date="2026-04-01T16:55:00Z">
        <w:r>
          <w:rPr>
            <w:rFonts w:hint="eastAsia" w:ascii="宋体" w:hAnsi="宋体" w:eastAsia="宋体" w:cs="Arial"/>
            <w:color w:val="333333"/>
            <w:kern w:val="0"/>
            <w:sz w:val="32"/>
            <w:szCs w:val="32"/>
            <w:u w:val="single"/>
            <w:lang w:val="en-US" w:eastAsia="zh-CN"/>
          </w:rPr>
          <w:t>、</w:t>
        </w:r>
      </w:ins>
      <w:ins w:id="6" w:author="pdx   诶" w:date="2026-04-01T16:55:02Z">
        <w:r>
          <w:rPr>
            <w:rFonts w:hint="eastAsia" w:ascii="宋体" w:hAnsi="宋体" w:eastAsia="宋体" w:cs="Arial"/>
            <w:color w:val="333333"/>
            <w:kern w:val="0"/>
            <w:sz w:val="32"/>
            <w:szCs w:val="32"/>
            <w:u w:val="single"/>
            <w:lang w:val="en-US" w:eastAsia="zh-CN"/>
          </w:rPr>
          <w:t>康宇航</w:t>
        </w:r>
      </w:ins>
      <w:r>
        <w:rPr>
          <w:rFonts w:hint="eastAsia" w:ascii="宋体" w:hAnsi="宋体" w:eastAsia="宋体" w:cs="Arial"/>
          <w:color w:val="333333"/>
          <w:kern w:val="0"/>
          <w:sz w:val="32"/>
          <w:szCs w:val="32"/>
          <w:u w:val="single"/>
        </w:rPr>
        <w:t>　　　　　　　　　　</w:t>
      </w:r>
    </w:p>
    <w:p w14:paraId="1AB84CC2">
      <w:pPr>
        <w:pageBreakBefore w:val="0"/>
        <w:widowControl/>
        <w:shd w:val="clear" w:color="auto" w:fill="FFFFFF"/>
        <w:kinsoku/>
        <w:wordWrap/>
        <w:overflowPunct/>
        <w:topLinePunct w:val="0"/>
        <w:autoSpaceDE/>
        <w:autoSpaceDN/>
        <w:bidi w:val="0"/>
        <w:adjustRightInd/>
        <w:snapToGrid/>
        <w:spacing w:before="156" w:beforeLines="50" w:line="360" w:lineRule="atLeast"/>
        <w:ind w:firstLine="640" w:firstLineChars="200"/>
        <w:jc w:val="left"/>
        <w:textAlignment w:val="auto"/>
        <w:rPr>
          <w:rFonts w:ascii="宋体" w:hAnsi="宋体" w:eastAsia="宋体" w:cs="Arial"/>
          <w:color w:val="333333"/>
          <w:kern w:val="0"/>
          <w:sz w:val="32"/>
          <w:szCs w:val="32"/>
        </w:rPr>
      </w:pPr>
      <w:r>
        <w:rPr>
          <w:rFonts w:hint="eastAsia" w:ascii="宋体" w:hAnsi="宋体" w:eastAsia="宋体" w:cs="Arial"/>
          <w:color w:val="333333"/>
          <w:kern w:val="0"/>
          <w:sz w:val="32"/>
          <w:szCs w:val="32"/>
        </w:rPr>
        <w:t>版本编号：</w:t>
      </w:r>
      <w:r>
        <w:rPr>
          <w:rFonts w:hint="eastAsia" w:ascii="宋体" w:hAnsi="宋体" w:eastAsia="宋体" w:cs="Arial"/>
          <w:color w:val="333333"/>
          <w:kern w:val="0"/>
          <w:sz w:val="32"/>
          <w:szCs w:val="32"/>
          <w:u w:val="single"/>
        </w:rPr>
        <w:t>　　　　　　　　　　　　　　　　　　　</w:t>
      </w:r>
    </w:p>
    <w:p w14:paraId="4227B964">
      <w:pPr>
        <w:pageBreakBefore w:val="0"/>
        <w:widowControl/>
        <w:shd w:val="clear" w:color="auto" w:fill="FFFFFF"/>
        <w:kinsoku/>
        <w:wordWrap/>
        <w:overflowPunct/>
        <w:topLinePunct w:val="0"/>
        <w:autoSpaceDE/>
        <w:autoSpaceDN/>
        <w:bidi w:val="0"/>
        <w:adjustRightInd/>
        <w:snapToGrid/>
        <w:spacing w:before="156" w:beforeLines="50" w:after="624" w:afterLines="200" w:line="360" w:lineRule="atLeast"/>
        <w:ind w:firstLine="420" w:firstLineChars="200"/>
        <w:jc w:val="left"/>
        <w:textAlignment w:val="auto"/>
        <w:rPr>
          <w:rFonts w:ascii="宋体" w:hAnsi="宋体" w:eastAsia="宋体" w:cs="Arial"/>
          <w:color w:val="333333"/>
          <w:kern w:val="0"/>
          <w:sz w:val="32"/>
          <w:szCs w:val="32"/>
        </w:rPr>
      </w:pPr>
      <w:r>
        <w:rPr>
          <w:rFonts w:hint="eastAsia" w:ascii="Arial" w:hAnsi="Arial" w:eastAsia="宋体" w:cs="Arial"/>
          <w:color w:val="333333"/>
          <w:kern w:val="0"/>
          <w:szCs w:val="21"/>
        </w:rPr>
        <mc:AlternateContent>
          <mc:Choice Requires="wps">
            <w:drawing>
              <wp:anchor distT="0" distB="0" distL="114300" distR="114300" simplePos="0" relativeHeight="251659264" behindDoc="0" locked="0" layoutInCell="1" allowOverlap="1">
                <wp:simplePos x="0" y="0"/>
                <wp:positionH relativeFrom="margin">
                  <wp:posOffset>27305</wp:posOffset>
                </wp:positionH>
                <wp:positionV relativeFrom="paragraph">
                  <wp:posOffset>835025</wp:posOffset>
                </wp:positionV>
                <wp:extent cx="5200650" cy="2604770"/>
                <wp:effectExtent l="4445" t="4445" r="5080" b="10160"/>
                <wp:wrapTopAndBottom/>
                <wp:docPr id="2" name="文本框 2"/>
                <wp:cNvGraphicFramePr/>
                <a:graphic xmlns:a="http://schemas.openxmlformats.org/drawingml/2006/main">
                  <a:graphicData uri="http://schemas.microsoft.com/office/word/2010/wordprocessingShape">
                    <wps:wsp>
                      <wps:cNvSpPr txBox="1"/>
                      <wps:spPr>
                        <a:xfrm>
                          <a:off x="0" y="0"/>
                          <a:ext cx="5200650" cy="2604770"/>
                        </a:xfrm>
                        <a:prstGeom prst="rect">
                          <a:avLst/>
                        </a:prstGeom>
                        <a:solidFill>
                          <a:schemeClr val="lt1"/>
                        </a:solidFill>
                        <a:ln w="6350">
                          <a:solidFill>
                            <a:prstClr val="black"/>
                          </a:solidFill>
                        </a:ln>
                      </wps:spPr>
                      <wps:txbx>
                        <w:txbxContent>
                          <w:p w14:paraId="6EC4A32A">
                            <w:pPr>
                              <w:rPr>
                                <w:rFonts w:ascii="黑体" w:hAnsi="黑体" w:eastAsia="黑体"/>
                                <w:sz w:val="28"/>
                                <w:szCs w:val="28"/>
                              </w:rPr>
                            </w:pPr>
                            <w:r>
                              <w:rPr>
                                <w:rFonts w:hint="eastAsia" w:ascii="黑体" w:hAnsi="黑体" w:eastAsia="黑体"/>
                                <w:sz w:val="28"/>
                                <w:szCs w:val="28"/>
                              </w:rPr>
                              <w:t>填写说明：</w:t>
                            </w:r>
                          </w:p>
                          <w:p w14:paraId="7FF023E7">
                            <w:pPr>
                              <w:pStyle w:val="17"/>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作品，包括：（1）Web应用与开发（2）管理信息系统（3）移动应用开发（非游戏类）（4）算法设计与应用（5）企业赛项；</w:t>
                            </w:r>
                          </w:p>
                          <w:p w14:paraId="1756601D">
                            <w:pPr>
                              <w:pStyle w:val="17"/>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3D63154">
                            <w:pPr>
                              <w:pStyle w:val="17"/>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2118BDE4">
                            <w:pPr>
                              <w:pStyle w:val="17"/>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6D56E7CE">
                            <w:pPr>
                              <w:pStyle w:val="17"/>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02A59073">
                            <w:pPr>
                              <w:pStyle w:val="17"/>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项目中涉及应用人工智能大模型的内容，务必在各个部分说明清楚。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pt;margin-top:65.75pt;height:205.1pt;width:409.5pt;mso-position-horizontal-relative:margin;mso-wrap-distance-bottom:0pt;mso-wrap-distance-top:0pt;z-index:251659264;mso-width-relative:page;mso-height-relative:page;" fillcolor="#FFFFFF [3201]" filled="t" stroked="t" coordsize="21600,21600" o:gfxdata="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qranXWAAAA&#10;CQEAAA8AAAAAAAAAAQAgAAAAIgAAAGRycy9kb3ducmV2LnhtbFBLAQIUABQAAAAIAIdO4kBSmpIe&#10;WAIAALgEAAAOAAAAAAAAAAEAIAAAACUBAABkcnMvZTJvRG9jLnhtbFBLBQYAAAAABgAGAFkBAADv&#10;BQAAAAA=&#10;">
                <v:fill on="t" focussize="0,0"/>
                <v:stroke weight="0.5pt" color="#000000" joinstyle="round"/>
                <v:imagedata o:title=""/>
                <o:lock v:ext="edit" aspectratio="f"/>
                <v:textbox>
                  <w:txbxContent>
                    <w:p w14:paraId="6EC4A32A">
                      <w:pPr>
                        <w:rPr>
                          <w:rFonts w:ascii="黑体" w:hAnsi="黑体" w:eastAsia="黑体"/>
                          <w:sz w:val="28"/>
                          <w:szCs w:val="28"/>
                        </w:rPr>
                      </w:pPr>
                      <w:r>
                        <w:rPr>
                          <w:rFonts w:hint="eastAsia" w:ascii="黑体" w:hAnsi="黑体" w:eastAsia="黑体"/>
                          <w:sz w:val="28"/>
                          <w:szCs w:val="28"/>
                        </w:rPr>
                        <w:t>填写说明：</w:t>
                      </w:r>
                    </w:p>
                    <w:p w14:paraId="7FF023E7">
                      <w:pPr>
                        <w:pStyle w:val="17"/>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作品，包括：（1）Web应用与开发（2）管理信息系统（3）移动应用开发（非游戏类）（4）算法设计与应用（5）企业赛项；</w:t>
                      </w:r>
                    </w:p>
                    <w:p w14:paraId="1756601D">
                      <w:pPr>
                        <w:pStyle w:val="17"/>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3D63154">
                      <w:pPr>
                        <w:pStyle w:val="17"/>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2118BDE4">
                      <w:pPr>
                        <w:pStyle w:val="17"/>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6D56E7CE">
                      <w:pPr>
                        <w:pStyle w:val="17"/>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02A59073">
                      <w:pPr>
                        <w:pStyle w:val="17"/>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项目中涉及应用人工智能大模型的内容，务必在各个部分说明清楚。</w:t>
                      </w:r>
                    </w:p>
                  </w:txbxContent>
                </v:textbox>
                <w10:wrap type="topAndBottom"/>
              </v:shape>
            </w:pict>
          </mc:Fallback>
        </mc:AlternateContent>
      </w: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2026.4.1</w:t>
      </w:r>
      <w:bookmarkStart w:id="5" w:name="_GoBack"/>
      <w:bookmarkEnd w:id="5"/>
      <w:r>
        <w:rPr>
          <w:rFonts w:hint="eastAsia" w:ascii="宋体" w:hAnsi="宋体" w:eastAsia="宋体" w:cs="Arial"/>
          <w:color w:val="333333"/>
          <w:kern w:val="0"/>
          <w:sz w:val="32"/>
          <w:szCs w:val="32"/>
          <w:u w:val="single"/>
        </w:rPr>
        <w:t>　　　　　　　　　　　　</w:t>
      </w:r>
    </w:p>
    <w:p w14:paraId="52F4412E">
      <w:pPr>
        <w:pageBreakBefore w:val="0"/>
        <w:widowControl/>
        <w:kinsoku/>
        <w:wordWrap/>
        <w:overflowPunct/>
        <w:topLinePunct w:val="0"/>
        <w:autoSpaceDE/>
        <w:autoSpaceDN/>
        <w:bidi w:val="0"/>
        <w:adjustRightInd/>
        <w:snapToGrid/>
        <w:ind w:firstLine="420" w:firstLineChars="200"/>
        <w:jc w:val="left"/>
        <w:textAlignment w:val="auto"/>
      </w:pPr>
    </w:p>
    <w:p w14:paraId="00881C74">
      <w:pPr>
        <w:pageBreakBefore w:val="0"/>
        <w:widowControl/>
        <w:kinsoku/>
        <w:wordWrap/>
        <w:overflowPunct/>
        <w:topLinePunct w:val="0"/>
        <w:autoSpaceDE/>
        <w:autoSpaceDN/>
        <w:bidi w:val="0"/>
        <w:adjustRightInd/>
        <w:snapToGrid/>
        <w:ind w:firstLine="420" w:firstLineChars="200"/>
        <w:jc w:val="left"/>
        <w:textAlignment w:val="auto"/>
      </w:pPr>
    </w:p>
    <w:p w14:paraId="060B60C2">
      <w:pPr>
        <w:pageBreakBefore w:val="0"/>
        <w:widowControl/>
        <w:kinsoku/>
        <w:wordWrap/>
        <w:overflowPunct/>
        <w:topLinePunct w:val="0"/>
        <w:autoSpaceDE/>
        <w:autoSpaceDN/>
        <w:bidi w:val="0"/>
        <w:adjustRightInd/>
        <w:snapToGrid/>
        <w:ind w:firstLine="420" w:firstLineChars="200"/>
        <w:jc w:val="left"/>
        <w:textAlignment w:val="auto"/>
      </w:pPr>
    </w:p>
    <w:p w14:paraId="43EFD8C7">
      <w:pPr>
        <w:pageBreakBefore w:val="0"/>
        <w:widowControl/>
        <w:kinsoku/>
        <w:wordWrap/>
        <w:overflowPunct/>
        <w:topLinePunct w:val="0"/>
        <w:autoSpaceDE/>
        <w:autoSpaceDN/>
        <w:bidi w:val="0"/>
        <w:adjustRightInd/>
        <w:snapToGrid/>
        <w:ind w:firstLine="420" w:firstLineChars="200"/>
        <w:jc w:val="left"/>
        <w:textAlignment w:val="auto"/>
      </w:pPr>
    </w:p>
    <w:sdt>
      <w:sdtPr>
        <w:rPr>
          <w:b/>
          <w:sz w:val="28"/>
          <w:szCs w:val="28"/>
        </w:rPr>
        <w:id w:val="-982233210"/>
        <w:docPartObj>
          <w:docPartGallery w:val="Table of Contents"/>
          <w:docPartUnique/>
        </w:docPartObj>
      </w:sdtPr>
      <w:sdtEndPr>
        <w:rPr>
          <w:b/>
          <w:sz w:val="28"/>
          <w:szCs w:val="28"/>
          <w:lang w:val="zh-CN"/>
        </w:rPr>
      </w:sdtEndPr>
      <w:sdtContent>
        <w:p w14:paraId="599E6869">
          <w:pPr>
            <w:pageBreakBefore w:val="0"/>
            <w:kinsoku/>
            <w:wordWrap/>
            <w:overflowPunct/>
            <w:topLinePunct w:val="0"/>
            <w:autoSpaceDE/>
            <w:autoSpaceDN/>
            <w:bidi w:val="0"/>
            <w:adjustRightInd/>
            <w:snapToGrid/>
            <w:ind w:firstLine="560" w:firstLineChars="200"/>
            <w:jc w:val="center"/>
            <w:textAlignment w:val="auto"/>
            <w:rPr>
              <w:sz w:val="32"/>
              <w:szCs w:val="32"/>
            </w:rPr>
          </w:pPr>
          <w:r>
            <w:rPr>
              <w:sz w:val="32"/>
              <w:szCs w:val="32"/>
            </w:rPr>
            <w:t>目</w:t>
          </w:r>
          <w:r>
            <w:rPr>
              <w:rFonts w:hint="eastAsia"/>
              <w:sz w:val="32"/>
              <w:szCs w:val="32"/>
            </w:rPr>
            <w:t xml:space="preserve"> </w:t>
          </w:r>
          <w:r>
            <w:rPr>
              <w:sz w:val="32"/>
              <w:szCs w:val="32"/>
            </w:rPr>
            <w:t xml:space="preserve"> 录</w:t>
          </w:r>
        </w:p>
        <w:p w14:paraId="15396FAF">
          <w:pPr>
            <w:pStyle w:val="9"/>
            <w:pageBreakBefore w:val="0"/>
            <w:kinsoku/>
            <w:wordWrap/>
            <w:overflowPunct/>
            <w:topLinePunct w:val="0"/>
            <w:autoSpaceDE/>
            <w:autoSpaceDN/>
            <w:bidi w:val="0"/>
            <w:adjustRightInd/>
            <w:snapToGrid/>
            <w:ind w:firstLine="560" w:firstLineChars="200"/>
            <w:textAlignment w:val="auto"/>
            <w:rPr>
              <w:b w:val="0"/>
              <w:sz w:val="21"/>
              <w:szCs w:val="22"/>
            </w:rPr>
          </w:pPr>
          <w:r>
            <w:rPr>
              <w:rFonts w:ascii="华文楷体" w:hAnsi="华文楷体" w:eastAsia="华文楷体"/>
              <w:b w:val="0"/>
              <w:bCs/>
              <w:lang w:val="zh-CN"/>
            </w:rPr>
            <w:fldChar w:fldCharType="begin"/>
          </w:r>
          <w:r>
            <w:rPr>
              <w:rFonts w:ascii="华文楷体" w:hAnsi="华文楷体" w:eastAsia="华文楷体"/>
              <w:b w:val="0"/>
              <w:bCs/>
              <w:lang w:val="zh-CN"/>
            </w:rPr>
            <w:instrText xml:space="preserve"> TOC \o "1-3" \h \z \u </w:instrText>
          </w:r>
          <w:r>
            <w:rPr>
              <w:rFonts w:ascii="华文楷体" w:hAnsi="华文楷体" w:eastAsia="华文楷体"/>
              <w:b w:val="0"/>
              <w:bCs/>
              <w:lang w:val="zh-CN"/>
            </w:rPr>
            <w:fldChar w:fldCharType="separate"/>
          </w:r>
          <w:r>
            <w:fldChar w:fldCharType="begin"/>
          </w:r>
          <w:r>
            <w:instrText xml:space="preserve"> HYPERLINK \l "_Toc100040660" </w:instrText>
          </w:r>
          <w:r>
            <w:fldChar w:fldCharType="separate"/>
          </w:r>
          <w:r>
            <w:rPr>
              <w:rStyle w:val="14"/>
              <w:b w:val="0"/>
            </w:rPr>
            <w:t>第一章</w:t>
          </w:r>
          <w:r>
            <w:rPr>
              <w:b w:val="0"/>
              <w:sz w:val="21"/>
              <w:szCs w:val="22"/>
            </w:rPr>
            <w:tab/>
          </w:r>
          <w:r>
            <w:rPr>
              <w:rStyle w:val="14"/>
              <w:b w:val="0"/>
            </w:rPr>
            <w:t>需求分析</w:t>
          </w:r>
          <w:r>
            <w:rPr>
              <w:b w:val="0"/>
            </w:rPr>
            <w:tab/>
          </w:r>
          <w:r>
            <w:rPr>
              <w:b w:val="0"/>
            </w:rPr>
            <w:fldChar w:fldCharType="begin"/>
          </w:r>
          <w:r>
            <w:rPr>
              <w:b w:val="0"/>
            </w:rPr>
            <w:instrText xml:space="preserve"> PAGEREF _Toc100040660 \h </w:instrText>
          </w:r>
          <w:r>
            <w:rPr>
              <w:b w:val="0"/>
            </w:rPr>
            <w:fldChar w:fldCharType="separate"/>
          </w:r>
          <w:r>
            <w:rPr>
              <w:b w:val="0"/>
            </w:rPr>
            <w:t>6</w:t>
          </w:r>
          <w:r>
            <w:rPr>
              <w:b w:val="0"/>
            </w:rPr>
            <w:fldChar w:fldCharType="end"/>
          </w:r>
          <w:r>
            <w:rPr>
              <w:b w:val="0"/>
            </w:rPr>
            <w:fldChar w:fldCharType="end"/>
          </w:r>
        </w:p>
        <w:p w14:paraId="4E0E194C">
          <w:pPr>
            <w:pStyle w:val="9"/>
            <w:pageBreakBefore w:val="0"/>
            <w:kinsoku/>
            <w:wordWrap/>
            <w:overflowPunct/>
            <w:topLinePunct w:val="0"/>
            <w:autoSpaceDE/>
            <w:autoSpaceDN/>
            <w:bidi w:val="0"/>
            <w:adjustRightInd/>
            <w:snapToGrid/>
            <w:ind w:firstLine="560" w:firstLineChars="200"/>
            <w:textAlignment w:val="auto"/>
            <w:rPr>
              <w:b w:val="0"/>
              <w:sz w:val="21"/>
              <w:szCs w:val="22"/>
            </w:rPr>
          </w:pPr>
          <w:r>
            <w:fldChar w:fldCharType="begin"/>
          </w:r>
          <w:r>
            <w:instrText xml:space="preserve"> HYPERLINK \l "_Toc100040661" </w:instrText>
          </w:r>
          <w:r>
            <w:fldChar w:fldCharType="separate"/>
          </w:r>
          <w:r>
            <w:rPr>
              <w:rStyle w:val="14"/>
              <w:b w:val="0"/>
            </w:rPr>
            <w:t>第二章</w:t>
          </w:r>
          <w:r>
            <w:rPr>
              <w:b w:val="0"/>
              <w:sz w:val="21"/>
              <w:szCs w:val="22"/>
            </w:rPr>
            <w:tab/>
          </w:r>
          <w:r>
            <w:rPr>
              <w:rStyle w:val="14"/>
              <w:b w:val="0"/>
            </w:rPr>
            <w:t>概要设计</w:t>
          </w:r>
          <w:r>
            <w:rPr>
              <w:b w:val="0"/>
            </w:rPr>
            <w:tab/>
          </w:r>
          <w:r>
            <w:rPr>
              <w:b w:val="0"/>
            </w:rPr>
            <w:fldChar w:fldCharType="begin"/>
          </w:r>
          <w:r>
            <w:rPr>
              <w:b w:val="0"/>
            </w:rPr>
            <w:instrText xml:space="preserve"> PAGEREF _Toc100040661 \h </w:instrText>
          </w:r>
          <w:r>
            <w:rPr>
              <w:b w:val="0"/>
            </w:rPr>
            <w:fldChar w:fldCharType="separate"/>
          </w:r>
          <w:r>
            <w:rPr>
              <w:b w:val="0"/>
            </w:rPr>
            <w:t>6</w:t>
          </w:r>
          <w:r>
            <w:rPr>
              <w:b w:val="0"/>
            </w:rPr>
            <w:fldChar w:fldCharType="end"/>
          </w:r>
          <w:r>
            <w:rPr>
              <w:b w:val="0"/>
            </w:rPr>
            <w:fldChar w:fldCharType="end"/>
          </w:r>
        </w:p>
        <w:p w14:paraId="73BE4729">
          <w:pPr>
            <w:pStyle w:val="9"/>
            <w:pageBreakBefore w:val="0"/>
            <w:kinsoku/>
            <w:wordWrap/>
            <w:overflowPunct/>
            <w:topLinePunct w:val="0"/>
            <w:autoSpaceDE/>
            <w:autoSpaceDN/>
            <w:bidi w:val="0"/>
            <w:adjustRightInd/>
            <w:snapToGrid/>
            <w:ind w:firstLine="560" w:firstLineChars="200"/>
            <w:textAlignment w:val="auto"/>
            <w:rPr>
              <w:b w:val="0"/>
              <w:sz w:val="21"/>
              <w:szCs w:val="22"/>
            </w:rPr>
          </w:pPr>
          <w:r>
            <w:fldChar w:fldCharType="begin"/>
          </w:r>
          <w:r>
            <w:instrText xml:space="preserve"> HYPERLINK \l "_Toc100040662" </w:instrText>
          </w:r>
          <w:r>
            <w:fldChar w:fldCharType="separate"/>
          </w:r>
          <w:r>
            <w:rPr>
              <w:rStyle w:val="14"/>
              <w:b w:val="0"/>
            </w:rPr>
            <w:t>第三章</w:t>
          </w:r>
          <w:r>
            <w:rPr>
              <w:b w:val="0"/>
              <w:sz w:val="21"/>
              <w:szCs w:val="22"/>
            </w:rPr>
            <w:tab/>
          </w:r>
          <w:r>
            <w:rPr>
              <w:rStyle w:val="14"/>
              <w:b w:val="0"/>
            </w:rPr>
            <w:t>详细设计</w:t>
          </w:r>
          <w:r>
            <w:rPr>
              <w:b w:val="0"/>
            </w:rPr>
            <w:tab/>
          </w:r>
          <w:r>
            <w:rPr>
              <w:b w:val="0"/>
            </w:rPr>
            <w:fldChar w:fldCharType="begin"/>
          </w:r>
          <w:r>
            <w:rPr>
              <w:b w:val="0"/>
            </w:rPr>
            <w:instrText xml:space="preserve"> PAGEREF _Toc100040662 \h </w:instrText>
          </w:r>
          <w:r>
            <w:rPr>
              <w:b w:val="0"/>
            </w:rPr>
            <w:fldChar w:fldCharType="separate"/>
          </w:r>
          <w:r>
            <w:rPr>
              <w:b w:val="0"/>
            </w:rPr>
            <w:t>6</w:t>
          </w:r>
          <w:r>
            <w:rPr>
              <w:b w:val="0"/>
            </w:rPr>
            <w:fldChar w:fldCharType="end"/>
          </w:r>
          <w:r>
            <w:rPr>
              <w:b w:val="0"/>
            </w:rPr>
            <w:fldChar w:fldCharType="end"/>
          </w:r>
        </w:p>
        <w:p w14:paraId="64D95292">
          <w:pPr>
            <w:pStyle w:val="9"/>
            <w:pageBreakBefore w:val="0"/>
            <w:kinsoku/>
            <w:wordWrap/>
            <w:overflowPunct/>
            <w:topLinePunct w:val="0"/>
            <w:autoSpaceDE/>
            <w:autoSpaceDN/>
            <w:bidi w:val="0"/>
            <w:adjustRightInd/>
            <w:snapToGrid/>
            <w:ind w:firstLine="560" w:firstLineChars="200"/>
            <w:textAlignment w:val="auto"/>
            <w:rPr>
              <w:b w:val="0"/>
              <w:sz w:val="21"/>
              <w:szCs w:val="22"/>
            </w:rPr>
          </w:pPr>
          <w:r>
            <w:fldChar w:fldCharType="begin"/>
          </w:r>
          <w:r>
            <w:instrText xml:space="preserve"> HYPERLINK \l "_Toc100040663" </w:instrText>
          </w:r>
          <w:r>
            <w:fldChar w:fldCharType="separate"/>
          </w:r>
          <w:r>
            <w:rPr>
              <w:rStyle w:val="14"/>
              <w:b w:val="0"/>
            </w:rPr>
            <w:t>第四章</w:t>
          </w:r>
          <w:r>
            <w:rPr>
              <w:b w:val="0"/>
              <w:sz w:val="21"/>
              <w:szCs w:val="22"/>
            </w:rPr>
            <w:tab/>
          </w:r>
          <w:r>
            <w:rPr>
              <w:rStyle w:val="14"/>
              <w:b w:val="0"/>
            </w:rPr>
            <w:t>测试报告</w:t>
          </w:r>
          <w:r>
            <w:rPr>
              <w:b w:val="0"/>
            </w:rPr>
            <w:tab/>
          </w:r>
          <w:r>
            <w:rPr>
              <w:b w:val="0"/>
            </w:rPr>
            <w:fldChar w:fldCharType="begin"/>
          </w:r>
          <w:r>
            <w:rPr>
              <w:b w:val="0"/>
            </w:rPr>
            <w:instrText xml:space="preserve"> PAGEREF _Toc100040663 \h </w:instrText>
          </w:r>
          <w:r>
            <w:rPr>
              <w:b w:val="0"/>
            </w:rPr>
            <w:fldChar w:fldCharType="separate"/>
          </w:r>
          <w:r>
            <w:rPr>
              <w:b w:val="0"/>
            </w:rPr>
            <w:t>6</w:t>
          </w:r>
          <w:r>
            <w:rPr>
              <w:b w:val="0"/>
            </w:rPr>
            <w:fldChar w:fldCharType="end"/>
          </w:r>
          <w:r>
            <w:rPr>
              <w:b w:val="0"/>
            </w:rPr>
            <w:fldChar w:fldCharType="end"/>
          </w:r>
        </w:p>
        <w:p w14:paraId="34AEA278">
          <w:pPr>
            <w:pStyle w:val="9"/>
            <w:pageBreakBefore w:val="0"/>
            <w:kinsoku/>
            <w:wordWrap/>
            <w:overflowPunct/>
            <w:topLinePunct w:val="0"/>
            <w:autoSpaceDE/>
            <w:autoSpaceDN/>
            <w:bidi w:val="0"/>
            <w:adjustRightInd/>
            <w:snapToGrid/>
            <w:ind w:firstLine="560" w:firstLineChars="200"/>
            <w:textAlignment w:val="auto"/>
            <w:rPr>
              <w:b w:val="0"/>
              <w:sz w:val="21"/>
              <w:szCs w:val="22"/>
            </w:rPr>
          </w:pPr>
          <w:r>
            <w:fldChar w:fldCharType="begin"/>
          </w:r>
          <w:r>
            <w:instrText xml:space="preserve"> HYPERLINK \l "_Toc100040664" </w:instrText>
          </w:r>
          <w:r>
            <w:fldChar w:fldCharType="separate"/>
          </w:r>
          <w:r>
            <w:rPr>
              <w:rStyle w:val="14"/>
              <w:b w:val="0"/>
            </w:rPr>
            <w:t>第五章</w:t>
          </w:r>
          <w:r>
            <w:rPr>
              <w:b w:val="0"/>
              <w:sz w:val="21"/>
              <w:szCs w:val="22"/>
            </w:rPr>
            <w:tab/>
          </w:r>
          <w:r>
            <w:rPr>
              <w:rStyle w:val="14"/>
              <w:b w:val="0"/>
            </w:rPr>
            <w:t>安装及使用</w:t>
          </w:r>
          <w:r>
            <w:rPr>
              <w:b w:val="0"/>
            </w:rPr>
            <w:tab/>
          </w:r>
          <w:r>
            <w:rPr>
              <w:b w:val="0"/>
            </w:rPr>
            <w:fldChar w:fldCharType="begin"/>
          </w:r>
          <w:r>
            <w:rPr>
              <w:b w:val="0"/>
            </w:rPr>
            <w:instrText xml:space="preserve"> PAGEREF _Toc100040664 \h </w:instrText>
          </w:r>
          <w:r>
            <w:rPr>
              <w:b w:val="0"/>
            </w:rPr>
            <w:fldChar w:fldCharType="separate"/>
          </w:r>
          <w:r>
            <w:rPr>
              <w:b w:val="0"/>
            </w:rPr>
            <w:t>6</w:t>
          </w:r>
          <w:r>
            <w:rPr>
              <w:b w:val="0"/>
            </w:rPr>
            <w:fldChar w:fldCharType="end"/>
          </w:r>
          <w:r>
            <w:rPr>
              <w:b w:val="0"/>
            </w:rPr>
            <w:fldChar w:fldCharType="end"/>
          </w:r>
        </w:p>
        <w:p w14:paraId="00F6C6E9">
          <w:pPr>
            <w:pStyle w:val="9"/>
            <w:pageBreakBefore w:val="0"/>
            <w:kinsoku/>
            <w:wordWrap/>
            <w:overflowPunct/>
            <w:topLinePunct w:val="0"/>
            <w:autoSpaceDE/>
            <w:autoSpaceDN/>
            <w:bidi w:val="0"/>
            <w:adjustRightInd/>
            <w:snapToGrid/>
            <w:ind w:firstLine="560" w:firstLineChars="200"/>
            <w:textAlignment w:val="auto"/>
            <w:rPr>
              <w:b w:val="0"/>
              <w:sz w:val="21"/>
              <w:szCs w:val="22"/>
            </w:rPr>
          </w:pPr>
          <w:r>
            <w:fldChar w:fldCharType="begin"/>
          </w:r>
          <w:r>
            <w:instrText xml:space="preserve"> HYPERLINK \l "_Toc100040665" </w:instrText>
          </w:r>
          <w:r>
            <w:fldChar w:fldCharType="separate"/>
          </w:r>
          <w:r>
            <w:rPr>
              <w:rStyle w:val="14"/>
              <w:b w:val="0"/>
            </w:rPr>
            <w:t>第六章</w:t>
          </w:r>
          <w:r>
            <w:rPr>
              <w:b w:val="0"/>
              <w:sz w:val="21"/>
              <w:szCs w:val="22"/>
            </w:rPr>
            <w:tab/>
          </w:r>
          <w:r>
            <w:rPr>
              <w:rStyle w:val="14"/>
              <w:b w:val="0"/>
            </w:rPr>
            <w:t>项目总结</w:t>
          </w:r>
          <w:r>
            <w:rPr>
              <w:b w:val="0"/>
            </w:rPr>
            <w:tab/>
          </w:r>
          <w:r>
            <w:rPr>
              <w:b w:val="0"/>
            </w:rPr>
            <w:fldChar w:fldCharType="begin"/>
          </w:r>
          <w:r>
            <w:rPr>
              <w:b w:val="0"/>
            </w:rPr>
            <w:instrText xml:space="preserve"> PAGEREF _Toc100040665 \h </w:instrText>
          </w:r>
          <w:r>
            <w:rPr>
              <w:b w:val="0"/>
            </w:rPr>
            <w:fldChar w:fldCharType="separate"/>
          </w:r>
          <w:r>
            <w:rPr>
              <w:b w:val="0"/>
            </w:rPr>
            <w:t>6</w:t>
          </w:r>
          <w:r>
            <w:rPr>
              <w:b w:val="0"/>
            </w:rPr>
            <w:fldChar w:fldCharType="end"/>
          </w:r>
          <w:r>
            <w:rPr>
              <w:b w:val="0"/>
            </w:rPr>
            <w:fldChar w:fldCharType="end"/>
          </w:r>
        </w:p>
        <w:p w14:paraId="49A3A2EC">
          <w:pPr>
            <w:pStyle w:val="9"/>
            <w:pageBreakBefore w:val="0"/>
            <w:kinsoku/>
            <w:wordWrap/>
            <w:overflowPunct/>
            <w:topLinePunct w:val="0"/>
            <w:autoSpaceDE/>
            <w:autoSpaceDN/>
            <w:bidi w:val="0"/>
            <w:adjustRightInd/>
            <w:snapToGrid/>
            <w:ind w:firstLine="560" w:firstLineChars="200"/>
            <w:textAlignment w:val="auto"/>
            <w:rPr>
              <w:b w:val="0"/>
              <w:sz w:val="21"/>
              <w:szCs w:val="22"/>
            </w:rPr>
          </w:pPr>
          <w:r>
            <w:fldChar w:fldCharType="begin"/>
          </w:r>
          <w:r>
            <w:instrText xml:space="preserve"> HYPERLINK \l "_Toc100040666" </w:instrText>
          </w:r>
          <w:r>
            <w:fldChar w:fldCharType="separate"/>
          </w:r>
          <w:r>
            <w:rPr>
              <w:rStyle w:val="14"/>
              <w:b w:val="0"/>
            </w:rPr>
            <w:t>参考文献</w:t>
          </w:r>
          <w:r>
            <w:rPr>
              <w:b w:val="0"/>
            </w:rPr>
            <w:tab/>
          </w:r>
          <w:r>
            <w:rPr>
              <w:b w:val="0"/>
            </w:rPr>
            <w:fldChar w:fldCharType="begin"/>
          </w:r>
          <w:r>
            <w:rPr>
              <w:b w:val="0"/>
            </w:rPr>
            <w:instrText xml:space="preserve"> PAGEREF _Toc100040666 \h </w:instrText>
          </w:r>
          <w:r>
            <w:rPr>
              <w:b w:val="0"/>
            </w:rPr>
            <w:fldChar w:fldCharType="separate"/>
          </w:r>
          <w:r>
            <w:rPr>
              <w:b w:val="0"/>
            </w:rPr>
            <w:t>7</w:t>
          </w:r>
          <w:r>
            <w:rPr>
              <w:b w:val="0"/>
            </w:rPr>
            <w:fldChar w:fldCharType="end"/>
          </w:r>
          <w:r>
            <w:rPr>
              <w:b w:val="0"/>
            </w:rPr>
            <w:fldChar w:fldCharType="end"/>
          </w:r>
        </w:p>
        <w:p w14:paraId="407B4820">
          <w:pPr>
            <w:pStyle w:val="9"/>
            <w:pageBreakBefore w:val="0"/>
            <w:kinsoku/>
            <w:wordWrap/>
            <w:overflowPunct/>
            <w:topLinePunct w:val="0"/>
            <w:autoSpaceDE/>
            <w:autoSpaceDN/>
            <w:bidi w:val="0"/>
            <w:adjustRightInd/>
            <w:snapToGrid/>
            <w:ind w:firstLine="560" w:firstLineChars="200"/>
            <w:textAlignment w:val="auto"/>
            <w:rPr>
              <w:b w:val="0"/>
            </w:rPr>
          </w:pPr>
          <w:r>
            <w:rPr>
              <w:rFonts w:ascii="华文楷体" w:hAnsi="华文楷体" w:eastAsia="华文楷体"/>
              <w:b w:val="0"/>
              <w:lang w:val="zh-CN"/>
            </w:rPr>
            <w:fldChar w:fldCharType="end"/>
          </w:r>
        </w:p>
      </w:sdtContent>
    </w:sdt>
    <w:p w14:paraId="03325F02">
      <w:pPr>
        <w:pageBreakBefore w:val="0"/>
        <w:widowControl/>
        <w:kinsoku/>
        <w:wordWrap/>
        <w:overflowPunct/>
        <w:topLinePunct w:val="0"/>
        <w:autoSpaceDE/>
        <w:autoSpaceDN/>
        <w:bidi w:val="0"/>
        <w:adjustRightInd/>
        <w:snapToGrid/>
        <w:ind w:firstLine="420" w:firstLineChars="200"/>
        <w:jc w:val="left"/>
        <w:textAlignment w:val="auto"/>
      </w:pPr>
      <w:r>
        <w:br w:type="page"/>
      </w:r>
    </w:p>
    <w:p w14:paraId="630EF135">
      <w:pPr>
        <w:pStyle w:val="2"/>
        <w:pageBreakBefore w:val="0"/>
        <w:kinsoku/>
        <w:wordWrap/>
        <w:overflowPunct/>
        <w:topLinePunct w:val="0"/>
        <w:autoSpaceDE/>
        <w:autoSpaceDN/>
        <w:bidi w:val="0"/>
        <w:adjustRightInd/>
        <w:snapToGrid/>
        <w:ind w:firstLine="880" w:firstLineChars="200"/>
        <w:textAlignment w:val="auto"/>
      </w:pPr>
      <w:bookmarkStart w:id="0" w:name="_Toc100040660"/>
      <w:r>
        <w:rPr>
          <w:rFonts w:hint="eastAsia"/>
        </w:rPr>
        <w:t>需求分析</w:t>
      </w:r>
      <w:bookmarkEnd w:id="0"/>
    </w:p>
    <w:p w14:paraId="506C8B54">
      <w:pPr>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rPr>
        <w:t xml:space="preserve">为应对教育数字化转型下线上教学爆发式增长带来的问题，解决师生分离导致的教学反馈链断裂痛点，开发本在线学习行为智能分析平台。线上教学中教师对学生参与度感知准确率低，无法实时掌握课堂状态，学生自主学习时易分心且难以感知自身专注度波动，传统方案依赖主观观察，缺乏量化分析手段，教学效果难以保障。 </w:t>
      </w:r>
    </w:p>
    <w:p w14:paraId="78D31C33">
      <w:pPr>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rPr>
        <w:t>市面上存在同类在线课堂行为监测产品，本作品对标主流在线教育智能分析工具，竞品普遍仅提供课后报告，无实时分析能力，精准度偏低，也未设置实时干预机制。本平台面向K12在线教育师生、职业教育在线师训人员、企业远程培训师生使用，核心功能为实时监测教师课堂带动性、精准识别学生专注状态，搭配实时提示、数据可视化展示与历史数据追溯功能。平台可实现200ms低延迟实时分析，检测精准度达92%，支持三级预警干预，能识别6种表情与3种状态，适配720p摄像头与Windows、macOS、Linux多系统，轻量化设计无需额外硬件，降低使用门槛。</w:t>
      </w:r>
    </w:p>
    <w:p w14:paraId="6D2CA59C">
      <w:pPr>
        <w:pageBreakBefore w:val="0"/>
        <w:kinsoku/>
        <w:wordWrap/>
        <w:overflowPunct/>
        <w:topLinePunct w:val="0"/>
        <w:autoSpaceDE/>
        <w:autoSpaceDN/>
        <w:bidi w:val="0"/>
        <w:adjustRightInd/>
        <w:snapToGrid/>
        <w:ind w:firstLine="420" w:firstLineChars="200"/>
        <w:textAlignment w:val="auto"/>
      </w:pPr>
    </w:p>
    <w:p w14:paraId="3A8781C0">
      <w:pPr>
        <w:pageBreakBefore w:val="0"/>
        <w:kinsoku/>
        <w:wordWrap/>
        <w:overflowPunct/>
        <w:topLinePunct w:val="0"/>
        <w:autoSpaceDE/>
        <w:autoSpaceDN/>
        <w:bidi w:val="0"/>
        <w:adjustRightInd/>
        <w:snapToGrid/>
        <w:ind w:firstLine="420" w:firstLineChars="200"/>
        <w:textAlignment w:val="auto"/>
        <w:rPr>
          <w:rFonts w:asciiTheme="minorHAnsi" w:hAnsiTheme="minorHAnsi" w:eastAsiaTheme="minorEastAsia" w:cstheme="minorBidi"/>
          <w:kern w:val="2"/>
          <w:sz w:val="21"/>
          <w:szCs w:val="22"/>
          <w:lang w:val="en-US" w:eastAsia="zh-CN" w:bidi="ar-SA"/>
        </w:rPr>
      </w:pPr>
    </w:p>
    <w:p w14:paraId="70B2B50F">
      <w:pPr>
        <w:pageBreakBefore w:val="0"/>
        <w:kinsoku/>
        <w:wordWrap/>
        <w:overflowPunct/>
        <w:topLinePunct w:val="0"/>
        <w:autoSpaceDE/>
        <w:autoSpaceDN/>
        <w:bidi w:val="0"/>
        <w:adjustRightInd/>
        <w:snapToGrid/>
        <w:ind w:firstLine="420" w:firstLineChars="200"/>
        <w:textAlignment w:val="auto"/>
        <w:rPr>
          <w:lang w:val="en-US" w:eastAsia="zh-CN"/>
        </w:rPr>
      </w:pPr>
    </w:p>
    <w:p w14:paraId="796DEC82">
      <w:pPr>
        <w:pageBreakBefore w:val="0"/>
        <w:kinsoku/>
        <w:wordWrap/>
        <w:overflowPunct/>
        <w:topLinePunct w:val="0"/>
        <w:autoSpaceDE/>
        <w:autoSpaceDN/>
        <w:bidi w:val="0"/>
        <w:adjustRightInd/>
        <w:snapToGrid/>
        <w:ind w:firstLine="420" w:firstLineChars="200"/>
        <w:textAlignment w:val="auto"/>
        <w:rPr>
          <w:lang w:val="en-US" w:eastAsia="zh-CN"/>
        </w:rPr>
      </w:pPr>
    </w:p>
    <w:p w14:paraId="161AB178">
      <w:pPr>
        <w:pageBreakBefore w:val="0"/>
        <w:kinsoku/>
        <w:wordWrap/>
        <w:overflowPunct/>
        <w:topLinePunct w:val="0"/>
        <w:autoSpaceDE/>
        <w:autoSpaceDN/>
        <w:bidi w:val="0"/>
        <w:adjustRightInd/>
        <w:snapToGrid/>
        <w:ind w:firstLine="420" w:firstLineChars="200"/>
        <w:textAlignment w:val="auto"/>
        <w:rPr>
          <w:lang w:val="en-US" w:eastAsia="zh-CN"/>
        </w:rPr>
      </w:pPr>
    </w:p>
    <w:p w14:paraId="49A35FB4">
      <w:pPr>
        <w:pageBreakBefore w:val="0"/>
        <w:kinsoku/>
        <w:wordWrap/>
        <w:overflowPunct/>
        <w:topLinePunct w:val="0"/>
        <w:autoSpaceDE/>
        <w:autoSpaceDN/>
        <w:bidi w:val="0"/>
        <w:adjustRightInd/>
        <w:snapToGrid/>
        <w:ind w:firstLine="420" w:firstLineChars="200"/>
        <w:textAlignment w:val="auto"/>
        <w:rPr>
          <w:lang w:val="en-US" w:eastAsia="zh-CN"/>
        </w:rPr>
      </w:pPr>
    </w:p>
    <w:p w14:paraId="0D259F1B">
      <w:pPr>
        <w:pageBreakBefore w:val="0"/>
        <w:kinsoku/>
        <w:wordWrap/>
        <w:overflowPunct/>
        <w:topLinePunct w:val="0"/>
        <w:autoSpaceDE/>
        <w:autoSpaceDN/>
        <w:bidi w:val="0"/>
        <w:adjustRightInd/>
        <w:snapToGrid/>
        <w:ind w:firstLine="420" w:firstLineChars="200"/>
        <w:textAlignment w:val="auto"/>
        <w:rPr>
          <w:lang w:val="en-US" w:eastAsia="zh-CN"/>
        </w:rPr>
      </w:pPr>
    </w:p>
    <w:p w14:paraId="1D9F41F9">
      <w:pPr>
        <w:pageBreakBefore w:val="0"/>
        <w:kinsoku/>
        <w:wordWrap/>
        <w:overflowPunct/>
        <w:topLinePunct w:val="0"/>
        <w:autoSpaceDE/>
        <w:autoSpaceDN/>
        <w:bidi w:val="0"/>
        <w:adjustRightInd/>
        <w:snapToGrid/>
        <w:ind w:firstLine="420" w:firstLineChars="200"/>
        <w:textAlignment w:val="auto"/>
        <w:rPr>
          <w:lang w:val="en-US" w:eastAsia="zh-CN"/>
        </w:rPr>
      </w:pPr>
    </w:p>
    <w:p w14:paraId="3578579F">
      <w:pPr>
        <w:pageBreakBefore w:val="0"/>
        <w:kinsoku/>
        <w:wordWrap/>
        <w:overflowPunct/>
        <w:topLinePunct w:val="0"/>
        <w:autoSpaceDE/>
        <w:autoSpaceDN/>
        <w:bidi w:val="0"/>
        <w:adjustRightInd/>
        <w:snapToGrid/>
        <w:ind w:firstLine="420" w:firstLineChars="200"/>
        <w:textAlignment w:val="auto"/>
        <w:rPr>
          <w:lang w:val="en-US" w:eastAsia="zh-CN"/>
        </w:rPr>
      </w:pPr>
    </w:p>
    <w:p w14:paraId="640BFF85">
      <w:pPr>
        <w:pageBreakBefore w:val="0"/>
        <w:kinsoku/>
        <w:wordWrap/>
        <w:overflowPunct/>
        <w:topLinePunct w:val="0"/>
        <w:autoSpaceDE/>
        <w:autoSpaceDN/>
        <w:bidi w:val="0"/>
        <w:adjustRightInd/>
        <w:snapToGrid/>
        <w:ind w:firstLine="420" w:firstLineChars="200"/>
        <w:textAlignment w:val="auto"/>
        <w:rPr>
          <w:lang w:val="en-US" w:eastAsia="zh-CN"/>
        </w:rPr>
      </w:pPr>
    </w:p>
    <w:p w14:paraId="3078A277">
      <w:pPr>
        <w:pageBreakBefore w:val="0"/>
        <w:kinsoku/>
        <w:wordWrap/>
        <w:overflowPunct/>
        <w:topLinePunct w:val="0"/>
        <w:autoSpaceDE/>
        <w:autoSpaceDN/>
        <w:bidi w:val="0"/>
        <w:adjustRightInd/>
        <w:snapToGrid/>
        <w:ind w:firstLine="420" w:firstLineChars="200"/>
        <w:textAlignment w:val="auto"/>
        <w:rPr>
          <w:lang w:val="en-US" w:eastAsia="zh-CN"/>
        </w:rPr>
      </w:pPr>
    </w:p>
    <w:p w14:paraId="0694AD3E">
      <w:pPr>
        <w:pageBreakBefore w:val="0"/>
        <w:kinsoku/>
        <w:wordWrap/>
        <w:overflowPunct/>
        <w:topLinePunct w:val="0"/>
        <w:autoSpaceDE/>
        <w:autoSpaceDN/>
        <w:bidi w:val="0"/>
        <w:adjustRightInd/>
        <w:snapToGrid/>
        <w:ind w:firstLine="420" w:firstLineChars="200"/>
        <w:textAlignment w:val="auto"/>
        <w:rPr>
          <w:lang w:val="en-US" w:eastAsia="zh-CN"/>
        </w:rPr>
      </w:pPr>
    </w:p>
    <w:p w14:paraId="3AE4F6A6">
      <w:pPr>
        <w:pageBreakBefore w:val="0"/>
        <w:kinsoku/>
        <w:wordWrap/>
        <w:overflowPunct/>
        <w:topLinePunct w:val="0"/>
        <w:autoSpaceDE/>
        <w:autoSpaceDN/>
        <w:bidi w:val="0"/>
        <w:adjustRightInd/>
        <w:snapToGrid/>
        <w:ind w:firstLine="420" w:firstLineChars="200"/>
        <w:textAlignment w:val="auto"/>
        <w:rPr>
          <w:lang w:val="en-US" w:eastAsia="zh-CN"/>
        </w:rPr>
      </w:pPr>
    </w:p>
    <w:p w14:paraId="029FD8A2">
      <w:pPr>
        <w:pageBreakBefore w:val="0"/>
        <w:kinsoku/>
        <w:wordWrap/>
        <w:overflowPunct/>
        <w:topLinePunct w:val="0"/>
        <w:autoSpaceDE/>
        <w:autoSpaceDN/>
        <w:bidi w:val="0"/>
        <w:adjustRightInd/>
        <w:snapToGrid/>
        <w:ind w:firstLine="420" w:firstLineChars="200"/>
        <w:textAlignment w:val="auto"/>
        <w:rPr>
          <w:lang w:val="en-US" w:eastAsia="zh-CN"/>
        </w:rPr>
      </w:pPr>
    </w:p>
    <w:p w14:paraId="562F0FAD">
      <w:pPr>
        <w:pageBreakBefore w:val="0"/>
        <w:kinsoku/>
        <w:wordWrap/>
        <w:overflowPunct/>
        <w:topLinePunct w:val="0"/>
        <w:autoSpaceDE/>
        <w:autoSpaceDN/>
        <w:bidi w:val="0"/>
        <w:adjustRightInd/>
        <w:snapToGrid/>
        <w:ind w:firstLine="420" w:firstLineChars="200"/>
        <w:textAlignment w:val="auto"/>
        <w:rPr>
          <w:lang w:val="en-US" w:eastAsia="zh-CN"/>
        </w:rPr>
      </w:pPr>
    </w:p>
    <w:p w14:paraId="5F673B4F">
      <w:pPr>
        <w:pageBreakBefore w:val="0"/>
        <w:kinsoku/>
        <w:wordWrap/>
        <w:overflowPunct/>
        <w:topLinePunct w:val="0"/>
        <w:autoSpaceDE/>
        <w:autoSpaceDN/>
        <w:bidi w:val="0"/>
        <w:adjustRightInd/>
        <w:snapToGrid/>
        <w:ind w:firstLine="420" w:firstLineChars="200"/>
        <w:textAlignment w:val="auto"/>
        <w:rPr>
          <w:lang w:val="en-US" w:eastAsia="zh-CN"/>
        </w:rPr>
      </w:pPr>
    </w:p>
    <w:p w14:paraId="40291308">
      <w:pPr>
        <w:pageBreakBefore w:val="0"/>
        <w:kinsoku/>
        <w:wordWrap/>
        <w:overflowPunct/>
        <w:topLinePunct w:val="0"/>
        <w:autoSpaceDE/>
        <w:autoSpaceDN/>
        <w:bidi w:val="0"/>
        <w:adjustRightInd/>
        <w:snapToGrid/>
        <w:ind w:firstLine="420" w:firstLineChars="200"/>
        <w:textAlignment w:val="auto"/>
        <w:rPr>
          <w:lang w:val="en-US" w:eastAsia="zh-CN"/>
        </w:rPr>
      </w:pPr>
    </w:p>
    <w:p w14:paraId="4438723A">
      <w:pPr>
        <w:pageBreakBefore w:val="0"/>
        <w:kinsoku/>
        <w:wordWrap/>
        <w:overflowPunct/>
        <w:topLinePunct w:val="0"/>
        <w:autoSpaceDE/>
        <w:autoSpaceDN/>
        <w:bidi w:val="0"/>
        <w:adjustRightInd/>
        <w:snapToGrid/>
        <w:ind w:firstLine="420" w:firstLineChars="200"/>
        <w:textAlignment w:val="auto"/>
        <w:rPr>
          <w:lang w:val="en-US" w:eastAsia="zh-CN"/>
        </w:rPr>
      </w:pPr>
    </w:p>
    <w:p w14:paraId="4AB776DB">
      <w:pPr>
        <w:pageBreakBefore w:val="0"/>
        <w:kinsoku/>
        <w:wordWrap/>
        <w:overflowPunct/>
        <w:topLinePunct w:val="0"/>
        <w:autoSpaceDE/>
        <w:autoSpaceDN/>
        <w:bidi w:val="0"/>
        <w:adjustRightInd/>
        <w:snapToGrid/>
        <w:ind w:firstLine="420" w:firstLineChars="200"/>
        <w:textAlignment w:val="auto"/>
        <w:rPr>
          <w:lang w:val="en-US" w:eastAsia="zh-CN"/>
        </w:rPr>
      </w:pPr>
    </w:p>
    <w:p w14:paraId="302E0207">
      <w:pPr>
        <w:pageBreakBefore w:val="0"/>
        <w:kinsoku/>
        <w:wordWrap/>
        <w:overflowPunct/>
        <w:topLinePunct w:val="0"/>
        <w:autoSpaceDE/>
        <w:autoSpaceDN/>
        <w:bidi w:val="0"/>
        <w:adjustRightInd/>
        <w:snapToGrid/>
        <w:ind w:firstLine="420" w:firstLineChars="200"/>
        <w:textAlignment w:val="auto"/>
        <w:rPr>
          <w:lang w:val="en-US" w:eastAsia="zh-CN"/>
        </w:rPr>
      </w:pPr>
    </w:p>
    <w:p w14:paraId="34B29DC5">
      <w:pPr>
        <w:pageBreakBefore w:val="0"/>
        <w:kinsoku/>
        <w:wordWrap/>
        <w:overflowPunct/>
        <w:topLinePunct w:val="0"/>
        <w:autoSpaceDE/>
        <w:autoSpaceDN/>
        <w:bidi w:val="0"/>
        <w:adjustRightInd/>
        <w:snapToGrid/>
        <w:ind w:firstLine="420" w:firstLineChars="200"/>
        <w:textAlignment w:val="auto"/>
        <w:rPr>
          <w:lang w:val="en-US" w:eastAsia="zh-CN"/>
        </w:rPr>
      </w:pPr>
    </w:p>
    <w:p w14:paraId="2CD006E8">
      <w:pPr>
        <w:pageBreakBefore w:val="0"/>
        <w:kinsoku/>
        <w:wordWrap/>
        <w:overflowPunct/>
        <w:topLinePunct w:val="0"/>
        <w:autoSpaceDE/>
        <w:autoSpaceDN/>
        <w:bidi w:val="0"/>
        <w:adjustRightInd/>
        <w:snapToGrid/>
        <w:ind w:firstLine="420" w:firstLineChars="200"/>
        <w:textAlignment w:val="auto"/>
        <w:rPr>
          <w:lang w:val="en-US" w:eastAsia="zh-CN"/>
        </w:rPr>
      </w:pPr>
    </w:p>
    <w:p w14:paraId="48B75DF8">
      <w:pPr>
        <w:pageBreakBefore w:val="0"/>
        <w:kinsoku/>
        <w:wordWrap/>
        <w:overflowPunct/>
        <w:topLinePunct w:val="0"/>
        <w:autoSpaceDE/>
        <w:autoSpaceDN/>
        <w:bidi w:val="0"/>
        <w:adjustRightInd/>
        <w:snapToGrid/>
        <w:ind w:firstLine="420" w:firstLineChars="200"/>
        <w:textAlignment w:val="auto"/>
        <w:rPr>
          <w:lang w:val="en-US" w:eastAsia="zh-CN"/>
        </w:rPr>
      </w:pPr>
    </w:p>
    <w:p w14:paraId="287DFA06">
      <w:pPr>
        <w:pageBreakBefore w:val="0"/>
        <w:kinsoku/>
        <w:wordWrap/>
        <w:overflowPunct/>
        <w:topLinePunct w:val="0"/>
        <w:autoSpaceDE/>
        <w:autoSpaceDN/>
        <w:bidi w:val="0"/>
        <w:adjustRightInd/>
        <w:snapToGrid/>
        <w:ind w:firstLine="420" w:firstLineChars="200"/>
        <w:textAlignment w:val="auto"/>
        <w:rPr>
          <w:lang w:val="en-US" w:eastAsia="zh-CN"/>
        </w:rPr>
      </w:pPr>
    </w:p>
    <w:p w14:paraId="7E8E4C3F">
      <w:pPr>
        <w:pageBreakBefore w:val="0"/>
        <w:tabs>
          <w:tab w:val="left" w:pos="740"/>
        </w:tabs>
        <w:kinsoku/>
        <w:wordWrap/>
        <w:overflowPunct/>
        <w:topLinePunct w:val="0"/>
        <w:autoSpaceDE/>
        <w:autoSpaceDN/>
        <w:bidi w:val="0"/>
        <w:adjustRightInd/>
        <w:snapToGrid/>
        <w:ind w:firstLine="420" w:firstLineChars="200"/>
        <w:jc w:val="left"/>
        <w:textAlignment w:val="auto"/>
        <w:rPr>
          <w:lang w:val="en-US" w:eastAsia="zh-CN"/>
        </w:rPr>
      </w:pPr>
    </w:p>
    <w:p w14:paraId="419EA6D1">
      <w:pPr>
        <w:pStyle w:val="2"/>
        <w:pageBreakBefore w:val="0"/>
        <w:kinsoku/>
        <w:wordWrap/>
        <w:overflowPunct/>
        <w:topLinePunct w:val="0"/>
        <w:autoSpaceDE/>
        <w:autoSpaceDN/>
        <w:bidi w:val="0"/>
        <w:adjustRightInd/>
        <w:snapToGrid/>
        <w:ind w:firstLine="880" w:firstLineChars="200"/>
        <w:textAlignment w:val="auto"/>
      </w:pPr>
      <w:bookmarkStart w:id="1" w:name="_Toc100040661"/>
      <w:r>
        <w:rPr>
          <w:rFonts w:hint="eastAsia"/>
        </w:rPr>
        <w:t>概要设计</w:t>
      </w:r>
      <w:bookmarkEnd w:id="1"/>
    </w:p>
    <w:p w14:paraId="352746AC">
      <w:pPr>
        <w:pageBreakBefore w:val="0"/>
        <w:kinsoku/>
        <w:wordWrap/>
        <w:overflowPunct/>
        <w:topLinePunct w:val="0"/>
        <w:autoSpaceDE/>
        <w:autoSpaceDN/>
        <w:bidi w:val="0"/>
        <w:adjustRightInd/>
        <w:snapToGrid/>
        <w:ind w:firstLine="420" w:firstLineChars="200"/>
        <w:textAlignment w:val="auto"/>
        <w:rPr>
          <w:rFonts w:hint="eastAsia" w:eastAsiaTheme="minorEastAsia"/>
          <w:lang w:eastAsia="zh-CN"/>
        </w:rPr>
      </w:pPr>
      <w:r>
        <w:rPr>
          <w:rFonts w:hint="eastAsia" w:eastAsiaTheme="minorEastAsia"/>
          <w:lang w:eastAsia="zh-CN"/>
        </w:rPr>
        <w:drawing>
          <wp:inline distT="0" distB="0" distL="114300" distR="114300">
            <wp:extent cx="5277485" cy="7040245"/>
            <wp:effectExtent l="0" t="0" r="5715" b="8255"/>
            <wp:docPr id="1" name="图片 1" descr="微信图片_20260402111600_28_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402111600_28_196"/>
                    <pic:cNvPicPr>
                      <a:picLocks noChangeAspect="1"/>
                    </pic:cNvPicPr>
                  </pic:nvPicPr>
                  <pic:blipFill>
                    <a:blip r:embed="rId6"/>
                    <a:stretch>
                      <a:fillRect/>
                    </a:stretch>
                  </pic:blipFill>
                  <pic:spPr>
                    <a:xfrm>
                      <a:off x="0" y="0"/>
                      <a:ext cx="5277485" cy="7040245"/>
                    </a:xfrm>
                    <a:prstGeom prst="rect">
                      <a:avLst/>
                    </a:prstGeom>
                  </pic:spPr>
                </pic:pic>
              </a:graphicData>
            </a:graphic>
          </wp:inline>
        </w:drawing>
      </w:r>
    </w:p>
    <w:p w14:paraId="591B1E28">
      <w:pPr>
        <w:pStyle w:val="2"/>
        <w:pageBreakBefore w:val="0"/>
        <w:kinsoku/>
        <w:wordWrap/>
        <w:overflowPunct/>
        <w:topLinePunct w:val="0"/>
        <w:autoSpaceDE/>
        <w:autoSpaceDN/>
        <w:bidi w:val="0"/>
        <w:adjustRightInd/>
        <w:snapToGrid/>
        <w:ind w:firstLine="880" w:firstLineChars="200"/>
        <w:textAlignment w:val="auto"/>
      </w:pPr>
      <w:bookmarkStart w:id="2" w:name="_Toc100040662"/>
      <w:r>
        <w:rPr>
          <w:rFonts w:hint="eastAsia"/>
        </w:rPr>
        <w:t>详细设计</w:t>
      </w:r>
      <w:bookmarkEnd w:id="2"/>
    </w:p>
    <w:p w14:paraId="65A7FB36">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right="0" w:rightChars="0" w:firstLine="480" w:firstLineChars="200"/>
        <w:textAlignment w:val="auto"/>
        <w:rPr>
          <w:rFonts w:hint="default" w:eastAsia="黑体"/>
          <w:color w:val="000000"/>
          <w:sz w:val="24"/>
          <w:szCs w:val="24"/>
          <w:lang w:val="en-US" w:eastAsia="zh-CN"/>
        </w:rPr>
      </w:pPr>
      <w:r>
        <w:rPr>
          <w:rFonts w:hint="eastAsia"/>
          <w:color w:val="000000"/>
          <w:sz w:val="24"/>
          <w:szCs w:val="24"/>
          <w:lang w:val="en-US" w:eastAsia="zh-CN"/>
        </w:rPr>
        <w:t xml:space="preserve">  </w:t>
      </w:r>
    </w:p>
    <w:p w14:paraId="3750B2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2" w:firstLineChars="20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产品详细说明：</w:t>
      </w:r>
    </w:p>
    <w:p w14:paraId="6BB48B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本平台为基于计算机视觉的在线教育双端智能状态监测与量化分析平台，面向微课与 AI 辅助教学场景，解决线上教育师生分离、专注度和课堂带动性无法量化、教学反馈滞后的核心问题，通过轻量化技术实现双端实时监测、数据可视化与历史追溯，适配多平台与基础硬件设备，整体设计贴合教育场景使用需求，突出简洁实用与技术落地性。</w:t>
      </w:r>
    </w:p>
    <w:p w14:paraId="5D81593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2" w:firstLineChars="200"/>
        <w:textAlignment w:val="auto"/>
        <w:rPr>
          <w:color w:val="000000"/>
          <w:sz w:val="24"/>
          <w:szCs w:val="24"/>
        </w:rPr>
      </w:pPr>
      <w:r>
        <w:rPr>
          <w:color w:val="000000"/>
          <w:sz w:val="24"/>
          <w:szCs w:val="24"/>
        </w:rPr>
        <w:t>页面设计</w:t>
      </w:r>
    </w:p>
    <w:p w14:paraId="754003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平台页面分为学生端与教师端两类人机交互界面，整体采用简约可视化布局，操作流程简化。学生端页面展示实时专注度分数、专注度趋势动态曲线，设置分心状态实时提示区域，搭配学习开始与结束控制按钮，同时提供学习报告总结入口，可直观查看自身专注状态变化。教师端页面展示课堂带动性实时分数、带动性趋势图表，配备教学调整实时提示区域，设置监控启动与停止控制按钮，可实时查看课堂互动状态并调整教学策略，双端页面均采用一键式操作设计，无复杂配置步骤，降低用户使用门槛。</w:t>
      </w:r>
    </w:p>
    <w:p w14:paraId="5121366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5411470" cy="4684395"/>
            <wp:effectExtent l="0" t="0" r="17780" b="1905"/>
            <wp:docPr id="4" name="图片 4" descr="微信图片_20260407200923_30_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407200923_30_196"/>
                    <pic:cNvPicPr>
                      <a:picLocks noChangeAspect="1"/>
                    </pic:cNvPicPr>
                  </pic:nvPicPr>
                  <pic:blipFill>
                    <a:blip r:embed="rId7"/>
                    <a:stretch>
                      <a:fillRect/>
                    </a:stretch>
                  </pic:blipFill>
                  <pic:spPr>
                    <a:xfrm>
                      <a:off x="0" y="0"/>
                      <a:ext cx="5411470" cy="4684395"/>
                    </a:xfrm>
                    <a:prstGeom prst="rect">
                      <a:avLst/>
                    </a:prstGeom>
                  </pic:spPr>
                </pic:pic>
              </a:graphicData>
            </a:graphic>
          </wp:inline>
        </w:drawing>
      </w:r>
    </w:p>
    <w:p w14:paraId="3448EF0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2" w:firstLineChars="200"/>
        <w:textAlignment w:val="auto"/>
        <w:rPr>
          <w:color w:val="000000"/>
          <w:sz w:val="24"/>
          <w:szCs w:val="24"/>
        </w:rPr>
      </w:pPr>
      <w:r>
        <w:rPr>
          <w:color w:val="000000"/>
          <w:sz w:val="24"/>
          <w:szCs w:val="24"/>
        </w:rPr>
        <w:t>数据库设计</w:t>
      </w:r>
    </w:p>
    <w:p w14:paraId="7ADC67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平台采用 SQLite 轻量级数据库进行数据存储，设计两张核心数据表，整体遵循数据库第三范式，无反范式设计，保证数据的原子性、一致性与无冗余存储。用户表用于存储用户基础信息，包含用户唯一标识、登录用户名、登录密码和用户角色字段，用户角色分为教师和学生两类，用户名字段设置唯一约束，避免账号重复注册。监测记录表用于存储双端监测数据，包含记录唯一标识、关联用户标识、监测时间、监测时长、专注度或带动性分数、记录类型字段，通过外键与用户表关联，记录类型用于区分学生专注度数据和教师带动性数据，支持历史监测数据的存储、查询与追溯，所有字段均为独立原子属性，不存在部分依赖与传递依赖。</w:t>
      </w:r>
    </w:p>
    <w:p w14:paraId="603CAD6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2" w:firstLineChars="200"/>
        <w:textAlignment w:val="auto"/>
        <w:rPr>
          <w:color w:val="000000"/>
          <w:sz w:val="24"/>
          <w:szCs w:val="24"/>
        </w:rPr>
      </w:pPr>
      <w:r>
        <w:rPr>
          <w:color w:val="000000"/>
          <w:sz w:val="24"/>
          <w:szCs w:val="24"/>
        </w:rPr>
        <w:t>关键算法与技术实现</w:t>
      </w:r>
    </w:p>
    <w:p w14:paraId="6C51EC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学生专注度检测算法是平台核心算法之一，主要解决传统专注度判断误判率高、无法精准区分正常眨眼与分心闭眼的问题，算法基于 MediaPipe 面部网格模型实现，首先通过面部关键点检测定位眼部与嘴巴的特征点位，提取左眼、右眼各六个关键点与嘴巴四个关键点，计算眼睛纵横比与嘴巴纵横比，眼睛纵横比通过眼部上下关键点距离与左右关键点距离的比值计算，嘴巴纵横比通过嘴巴上下关键点距离与左右关键点距离的比值计算。为避免单帧图像瞬时动作导致的误判，算法采用五帧滑动窗口平滑处理，对连续五帧的眼睛纵横比取平均值作为判定依据，设定眼睛纵横比阈值为 0.20，嘴巴纵横比阈值为 0.60，当眼睛纵横比低于阈值且闭合时长超过 0.5 秒时，判定为闭眼分心，低于 0.5 秒则判定为正常眨眼，当嘴巴纵横比高于阈值时判定为张嘴走神，满足任一条件即标记为分心状态。专注度分数采用动态计算方式，以 60 秒为一个计算周期，用 100 减去分心时长乘以 1.6 的结果，分数区间控制在 0 到 100 之间，实时反映学生专注状态。教师课堂带动性量化算法依托 YOLOv11 人脸检测与表情识别模型实现，先通过人脸检测模型定位画面中的人脸区域，再对人脸区域进行表情分类，识别中性、高兴、悲伤、惊讶、生气等表情状态，采用动态计分规则，检测到非中性表情时加 2 分，持续无表情即中性表情时减 0.5 分，分数约束在 30 到 100 的合理区间，避免极端数值，将主观的课堂互动效果转化为可量化的分数，直观反映教师教学的带动能力。实时视频流处理技术采用 OpenCV 进行摄像头视频采集，设置分辨率为 720P，帧率控制在 30FPS，通过 Base64 序列化将视频帧转换为文本数据传输至前端页面，降低跨端传输延迟，整体延迟控制在 200 毫秒以内，实现实时画面展示。前后端通信基于 PyQt5 的 QWebChannel 实现，搭建 Python 后端与 Web 前端的双向通信桥梁，前端通过按钮触发启动、停止检测指令，后端接收指令后调用算法模块，检测完成后将分数、状态等数据回传至前端完成可视化展示。平台还设计多模式状态管理模块，自动区分教师与学生角色，隔离双端检测逻辑与硬件资源，启动检测时自动加载模型、占用摄像头资源，停止检测时自动释放资源，实现一键启停的零配置操作。</w:t>
      </w:r>
    </w:p>
    <w:p w14:paraId="7CC343F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2" w:firstLineChars="200"/>
        <w:textAlignment w:val="auto"/>
        <w:rPr>
          <w:color w:val="000000"/>
          <w:sz w:val="24"/>
          <w:szCs w:val="24"/>
        </w:rPr>
      </w:pPr>
      <w:r>
        <w:rPr>
          <w:color w:val="000000"/>
          <w:sz w:val="24"/>
          <w:szCs w:val="24"/>
        </w:rPr>
        <w:t>技术创新与难点解决</w:t>
      </w:r>
    </w:p>
    <w:p w14:paraId="1DBC27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平台的核心技术创新在于将传统教育中依赖人工观察的模糊评估，转化为基于生物特征的客观量化体系，通过滑动窗口算法优化降低了行为判定的误判率，相比传统单帧阈值判定方式误差率降低 40% 以上，检测精准度达到 92%。同时打造师生双端数据联动闭环，教师端的带动性数据与学生端的专注度数据可关联分析，解决传统监测工具单向监测无反馈的问题。针对实时检测延迟高、硬件占用大的难点，采用轻量化模型与 Base64 轻量传输方案，保证 30FPS 稳定帧率与 200 毫秒内低延迟，仅需 4GB 内存与普通摄像头即可运行，适配多操作系统。针对专注度与带动性分数波动大、参考性弱的难点，采用动态计分约束与平滑算法，让分数变化更平稳，具备教学与学习的指导价值。平台全程采用零配置设计，无需用户进行参数调整，降低教育场景用户的技术使用门槛，实现快速部署与便捷使用。</w:t>
      </w:r>
    </w:p>
    <w:p w14:paraId="78C9EA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70C91B6E">
      <w:pPr>
        <w:pageBreakBefore w:val="0"/>
        <w:kinsoku/>
        <w:wordWrap/>
        <w:overflowPunct/>
        <w:topLinePunct w:val="0"/>
        <w:autoSpaceDE/>
        <w:autoSpaceDN/>
        <w:bidi w:val="0"/>
        <w:adjustRightInd/>
        <w:snapToGrid/>
        <w:ind w:firstLine="420" w:firstLineChars="200"/>
        <w:textAlignment w:val="auto"/>
        <w:rPr>
          <w:rFonts w:hint="eastAsia"/>
        </w:rPr>
      </w:pPr>
    </w:p>
    <w:p w14:paraId="07AE14F5">
      <w:pPr>
        <w:pStyle w:val="2"/>
        <w:pageBreakBefore w:val="0"/>
        <w:kinsoku/>
        <w:wordWrap/>
        <w:overflowPunct/>
        <w:topLinePunct w:val="0"/>
        <w:autoSpaceDE/>
        <w:autoSpaceDN/>
        <w:bidi w:val="0"/>
        <w:adjustRightInd/>
        <w:snapToGrid/>
        <w:ind w:firstLine="880" w:firstLineChars="200"/>
        <w:textAlignment w:val="auto"/>
      </w:pPr>
      <w:bookmarkStart w:id="3" w:name="_Toc100040663"/>
      <w:r>
        <w:rPr>
          <w:rFonts w:hint="eastAsia"/>
        </w:rPr>
        <w:t>测试报告</w:t>
      </w:r>
      <w:bookmarkEnd w:id="3"/>
    </w:p>
    <w:p w14:paraId="0316C01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2" w:firstLineChars="200"/>
        <w:textAlignment w:val="auto"/>
        <w:rPr>
          <w:color w:val="000000"/>
          <w:sz w:val="24"/>
          <w:szCs w:val="24"/>
        </w:rPr>
      </w:pPr>
      <w:r>
        <w:rPr>
          <w:color w:val="000000"/>
          <w:sz w:val="24"/>
          <w:szCs w:val="24"/>
        </w:rPr>
        <w:t>一、测试概述</w:t>
      </w:r>
    </w:p>
    <w:p w14:paraId="72741B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本次测试针对基于计算机视觉的在线教育双端智能状态监测与量化分析平台开展，测试目的为验证平台功能完整性、算法准确性、系统稳定性、跨平台兼容性及易用性是否符合项目设计要求，解决线上教学专注度监测、课堂带动性量化、实时反馈与数据存储等核心业务场景的使用需求。测试范围覆盖学生端专注度检测、教师端课堂带动性监测、实时视频流处理、数据可视化展示、数据库存储、一键启停控制、双端角色切换、跨系统运行等全部核心功能与性能指标。</w:t>
      </w:r>
    </w:p>
    <w:p w14:paraId="0152953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2" w:firstLineChars="200"/>
        <w:textAlignment w:val="auto"/>
        <w:rPr>
          <w:color w:val="000000"/>
          <w:sz w:val="24"/>
          <w:szCs w:val="24"/>
        </w:rPr>
      </w:pPr>
      <w:r>
        <w:rPr>
          <w:color w:val="000000"/>
          <w:sz w:val="24"/>
          <w:szCs w:val="24"/>
        </w:rPr>
        <w:t>二、测试环境</w:t>
      </w:r>
    </w:p>
    <w:p w14:paraId="34499FE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硬件环境采用 720p 分辨率摄像头，设备运行内存 4GB，符合项目最低硬件适配要求。软件环境分别在 Windows、macOS、Linux 三类操作系统下进行部署测试，开发运行环境为 Python 编程环境，依赖 PyQt5、OpenCV、MediaPipe、YOLOv11 等框架与模型，数据库使用 SQLite 轻量级数据库，前端可视化采用 ECharts 组件，前后端通信依托 QWebChannel 实现。</w:t>
      </w:r>
    </w:p>
    <w:p w14:paraId="4D8EEC1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2" w:firstLineChars="200"/>
        <w:textAlignment w:val="auto"/>
        <w:rPr>
          <w:color w:val="000000"/>
          <w:sz w:val="24"/>
          <w:szCs w:val="24"/>
        </w:rPr>
      </w:pPr>
      <w:r>
        <w:rPr>
          <w:color w:val="000000"/>
          <w:sz w:val="24"/>
          <w:szCs w:val="24"/>
        </w:rPr>
        <w:t>三、功能测试</w:t>
      </w:r>
    </w:p>
    <w:p w14:paraId="59940EF4">
      <w:pPr>
        <w:pageBreakBefore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用户登录与注册功能测试，测试步骤为输入用户名、密码并选择角色完成注册，使用注册账号登录系统，预期结果为注册时校验用户名唯一性，登录后按角色跳转对应界面，实际测试中注册与登录逻辑正常，角色区分准确，功能测试通过。</w:t>
      </w:r>
    </w:p>
    <w:p w14:paraId="01B90D40">
      <w:pPr>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ascii="宋体" w:hAnsi="宋体" w:eastAsia="宋体" w:cs="宋体"/>
          <w:sz w:val="24"/>
          <w:szCs w:val="24"/>
        </w:rPr>
        <w:t>学生端专注度检测功能测试，测试步骤为点击开始学习按钮启动检测，模拟正常学习、眨眼、闭眼、张嘴等行为，预期结果为系统精准区分正常眨眼与分心状态，实时输出专注度分数与趋势曲线，分心时给出预警提示，实际测试中算法可有效判定行为状态，专注度分数计算准确，预警及时，功能测试通过</w:t>
      </w:r>
      <w:r>
        <w:rPr>
          <w:rFonts w:hint="eastAsia" w:ascii="宋体" w:hAnsi="宋体" w:eastAsia="宋体" w:cs="宋体"/>
          <w:sz w:val="24"/>
          <w:szCs w:val="24"/>
          <w:lang w:eastAsia="zh-CN"/>
        </w:rPr>
        <w:t>。</w:t>
      </w:r>
    </w:p>
    <w:p w14:paraId="1AA61877">
      <w:pPr>
        <w:pageBreakBefore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实时视频流传输测试，测试步骤为启动双端检测，查看前端视频画面展示效果，预期结果为视频画面流畅无卡顿，延迟控制在 200 毫秒以内，实际测试中视频传输稳定，帧率保持 30FPS，延迟符合设计要求，功能测试通过。</w:t>
      </w:r>
    </w:p>
    <w:p w14:paraId="562695AF">
      <w:pPr>
        <w:pageBreakBefore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4.</w:t>
      </w:r>
      <w:r>
        <w:rPr>
          <w:rFonts w:ascii="宋体" w:hAnsi="宋体" w:eastAsia="宋体" w:cs="宋体"/>
          <w:sz w:val="24"/>
          <w:szCs w:val="24"/>
        </w:rPr>
        <w:t>数据可视化功能测试，测试步骤为持续运行检测，查看专注度与带动性趋势图表，预期结果为图表随检测数据动态更新，数据展示清晰，实际测试中 ECharts 图表渲染正常，数据更新同步，功能测试通过。</w:t>
      </w:r>
    </w:p>
    <w:p w14:paraId="4DDC0CD1">
      <w:pPr>
        <w:pageBreakBefore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5.</w:t>
      </w:r>
      <w:r>
        <w:rPr>
          <w:rFonts w:ascii="宋体" w:hAnsi="宋体" w:eastAsia="宋体" w:cs="宋体"/>
          <w:sz w:val="24"/>
          <w:szCs w:val="24"/>
        </w:rPr>
        <w:t>一键启停与资源释放测试，测试步骤为点击停止按钮结束检测，预期结果为系统自动关闭摄像头、释放模型资源，无后台残留，实际测试中启停逻辑正常，资源释放彻底，功能测试通过。</w:t>
      </w:r>
    </w:p>
    <w:p w14:paraId="4FFEA440">
      <w:pPr>
        <w:pageBreakBefore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w:t>
      </w:r>
      <w:r>
        <w:rPr>
          <w:rFonts w:ascii="宋体" w:hAnsi="宋体" w:eastAsia="宋体" w:cs="宋体"/>
          <w:sz w:val="24"/>
          <w:szCs w:val="24"/>
        </w:rPr>
        <w:t>双角色模式切换测试，测试步骤为使用不同账号登录切换师生角色，预期结果为系统自动匹配对应检测模式与界面，功能隔离正常，实际测试中模式切换无异常，功能测试通过。</w:t>
      </w:r>
    </w:p>
    <w:p w14:paraId="7C9F2D19">
      <w:pPr>
        <w:pStyle w:val="2"/>
        <w:pageBreakBefore w:val="0"/>
        <w:kinsoku/>
        <w:wordWrap/>
        <w:overflowPunct/>
        <w:topLinePunct w:val="0"/>
        <w:autoSpaceDE/>
        <w:autoSpaceDN/>
        <w:bidi w:val="0"/>
        <w:adjustRightInd/>
        <w:snapToGrid/>
        <w:ind w:firstLine="880" w:firstLineChars="200"/>
        <w:textAlignment w:val="auto"/>
      </w:pPr>
      <w:r>
        <w:rPr>
          <w:rFonts w:hint="eastAsia"/>
          <w:lang w:val="en-US" w:eastAsia="zh-CN"/>
        </w:rPr>
        <w:t>安装及应用</w:t>
      </w:r>
    </w:p>
    <w:p w14:paraId="39859E6B">
      <w:pPr>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24"/>
          <w:lang w:eastAsia="zh-CN"/>
        </w:rPr>
      </w:pPr>
      <w:r>
        <w:rPr>
          <w:rFonts w:ascii="宋体" w:hAnsi="宋体" w:eastAsia="宋体" w:cs="宋体"/>
          <w:b/>
          <w:bCs/>
          <w:sz w:val="24"/>
          <w:szCs w:val="24"/>
        </w:rPr>
        <w:t>安装及应用</w:t>
      </w:r>
      <w:r>
        <w:rPr>
          <w:rFonts w:hint="eastAsia" w:ascii="宋体" w:hAnsi="宋体" w:eastAsia="宋体" w:cs="宋体"/>
          <w:b/>
          <w:bCs/>
          <w:sz w:val="24"/>
          <w:szCs w:val="24"/>
          <w:lang w:eastAsia="zh-CN"/>
        </w:rPr>
        <w:t>：</w:t>
      </w:r>
    </w:p>
    <w:p w14:paraId="4407BC5E">
      <w:pPr>
        <w:pageBreakBefore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本平台整体为轻量化设计，安装与部署流程简单。先搭建基础 Python 运行环境，依次安装项目所需的 PyQt5、OpenCV、MediaPipe、YOLO 相关依赖库，将项目源码、模型文件、前端页面放置在同一根目录下，直接运行主程序文件即可启动平台。平台对硬件要求较低，配备 720p 摄像头、4GB 内存的电脑均可正常使用，同时支持 Windows、macOS、Linux 三大操作系统，无需复杂配置，可快速完成部署。平台主要应用于 K12 在线教育课堂、职业教育线上师资培训、企业远程员工培训等场景，学生可借助平台管控自主学习专注度，教师可通过平台实时监测课堂带动性并调整教学策略，实现教与学的双向反馈。</w:t>
      </w:r>
    </w:p>
    <w:p w14:paraId="71637D16">
      <w:pPr>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开发感悟：</w:t>
      </w:r>
    </w:p>
    <w:p w14:paraId="36F602C4">
      <w:pPr>
        <w:pageBreakBefore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项目开发过程中，我按照页面设计、算法实现、数据库搭建、前后端联调的逻辑完成任务分解，逐步推进各模块开发。开发期间遇到了不少难题，比如专注度算法误判、前后端通信延迟、摄像头资源释放异常等，通过反复调试代码、优化算法逻辑、查阅技术文档逐一解决了问题。这次开发让我把课堂上学到的软件工程、编程基础等理论知识落地到实际项目中，提升了代码编写、问题排查和系统设计的能力，也体会到了项目开发中需求拆解、分步实现、测试迭代的重要性。同时，独立完成全流程开发的过程，也让我积累了完整的项目实战经验，对 AI 辅助教学领域有了更直观的理解。</w:t>
      </w:r>
    </w:p>
    <w:p w14:paraId="465267F5">
      <w:pPr>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后续升级规划：</w:t>
      </w:r>
    </w:p>
    <w:p w14:paraId="12395392">
      <w:pPr>
        <w:pageBreakBefore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后续可从多方面对平台进行优化升级，进一步提升实用性。首先优化核心算法，增加低头、远眺等更多分心行为的识别，提升复杂环境下的检测准确率。其次拓展数据功能，接入云端存储，支持多设备数据同步和批量教学数据分析。然后适配更多终端，开发移动端版本，打破电脑使用的场景限制。最后增加个性化服务模块，根据学生专注数据生成学习计划，根据教师带动性数据提供教学改进建议，让平台更好地服务于个性化线上教学与自主学习。</w:t>
      </w:r>
    </w:p>
    <w:p w14:paraId="3B369A7A">
      <w:pPr>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14:paraId="5DCE572A">
      <w:pPr>
        <w:pageBreakBefore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p>
    <w:p w14:paraId="4EE9CBA6">
      <w:pPr>
        <w:pStyle w:val="2"/>
        <w:pageBreakBefore w:val="0"/>
        <w:numPr>
          <w:ilvl w:val="0"/>
          <w:numId w:val="0"/>
        </w:numPr>
        <w:kinsoku/>
        <w:wordWrap/>
        <w:overflowPunct/>
        <w:topLinePunct w:val="0"/>
        <w:autoSpaceDE/>
        <w:autoSpaceDN/>
        <w:bidi w:val="0"/>
        <w:adjustRightInd/>
        <w:snapToGrid/>
        <w:ind w:firstLine="880" w:firstLineChars="200"/>
        <w:textAlignment w:val="auto"/>
      </w:pPr>
      <w:bookmarkStart w:id="4" w:name="_Toc100040666"/>
      <w:r>
        <w:rPr>
          <w:rFonts w:hint="eastAsia"/>
        </w:rPr>
        <w:t>参考文献</w:t>
      </w:r>
      <w:bookmarkEnd w:id="4"/>
    </w:p>
    <w:p w14:paraId="2F0A5CB1">
      <w:pPr>
        <w:pageBreakBefore w:val="0"/>
        <w:widowControl/>
        <w:numPr>
          <w:ilvl w:val="0"/>
          <w:numId w:val="3"/>
        </w:numPr>
        <w:kinsoku/>
        <w:wordWrap/>
        <w:overflowPunct/>
        <w:topLinePunct w:val="0"/>
        <w:autoSpaceDE/>
        <w:autoSpaceDN/>
        <w:bidi w:val="0"/>
        <w:adjustRightInd/>
        <w:snapToGrid/>
        <w:ind w:firstLine="480" w:firstLineChars="200"/>
        <w:jc w:val="left"/>
        <w:textAlignment w:val="auto"/>
        <w:rPr>
          <w:rFonts w:ascii="宋体" w:hAnsi="宋体" w:eastAsia="宋体" w:cs="宋体"/>
          <w:sz w:val="24"/>
          <w:szCs w:val="24"/>
        </w:rPr>
      </w:pPr>
      <w:r>
        <w:rPr>
          <w:rFonts w:ascii="宋体" w:hAnsi="宋体" w:eastAsia="宋体" w:cs="宋体"/>
          <w:sz w:val="24"/>
          <w:szCs w:val="24"/>
        </w:rPr>
        <w:t>武法提，赖松，高姝睿，等。联合面部线索与眼动特征的在线学习专注度识别 [J]. 中国电化教育，2022 (11):37-44.</w:t>
      </w:r>
    </w:p>
    <w:p w14:paraId="48959C81">
      <w:pPr>
        <w:pageBreakBefore w:val="0"/>
        <w:widowControl/>
        <w:numPr>
          <w:ilvl w:val="0"/>
          <w:numId w:val="3"/>
        </w:numPr>
        <w:kinsoku/>
        <w:wordWrap/>
        <w:overflowPunct/>
        <w:topLinePunct w:val="0"/>
        <w:autoSpaceDE/>
        <w:autoSpaceDN/>
        <w:bidi w:val="0"/>
        <w:adjustRightInd/>
        <w:snapToGrid/>
        <w:ind w:firstLine="480" w:firstLineChars="200"/>
        <w:jc w:val="left"/>
        <w:textAlignment w:val="auto"/>
        <w:rPr>
          <w:rFonts w:hint="default" w:ascii="宋体" w:hAnsi="宋体" w:eastAsia="宋体" w:cs="宋体"/>
          <w:sz w:val="24"/>
          <w:szCs w:val="24"/>
          <w:lang w:val="en-US" w:eastAsia="zh-CN"/>
        </w:rPr>
      </w:pPr>
      <w:r>
        <w:rPr>
          <w:rFonts w:ascii="宋体" w:hAnsi="宋体" w:eastAsia="宋体" w:cs="宋体"/>
          <w:sz w:val="24"/>
          <w:szCs w:val="24"/>
        </w:rPr>
        <w:t>邵帅，李思敏，广田薰，等。一种用于远程课堂的学生听课专注度自动评估方法 [J]. 北京理工大学学报 (自然科学版),2024,44 (5):530-537.</w:t>
      </w:r>
    </w:p>
    <w:p w14:paraId="15FE8747">
      <w:pPr>
        <w:pageBreakBefore w:val="0"/>
        <w:widowControl/>
        <w:numPr>
          <w:ilvl w:val="0"/>
          <w:numId w:val="3"/>
        </w:numPr>
        <w:kinsoku/>
        <w:wordWrap/>
        <w:overflowPunct/>
        <w:topLinePunct w:val="0"/>
        <w:autoSpaceDE/>
        <w:autoSpaceDN/>
        <w:bidi w:val="0"/>
        <w:adjustRightInd/>
        <w:snapToGrid/>
        <w:ind w:firstLine="480" w:firstLineChars="200"/>
        <w:jc w:val="left"/>
        <w:textAlignment w:val="auto"/>
        <w:rPr>
          <w:rFonts w:hint="default" w:ascii="宋体" w:hAnsi="宋体" w:eastAsia="宋体" w:cs="宋体"/>
          <w:sz w:val="24"/>
          <w:szCs w:val="24"/>
          <w:lang w:val="en-US" w:eastAsia="zh-CN"/>
        </w:rPr>
      </w:pPr>
      <w:r>
        <w:rPr>
          <w:rFonts w:ascii="宋体" w:hAnsi="宋体" w:eastAsia="宋体" w:cs="宋体"/>
          <w:sz w:val="24"/>
          <w:szCs w:val="24"/>
        </w:rPr>
        <w:t>廖雨森，马旭，柯钧，等。基于学习情绪面部特征识别的课堂教学智慧评价方法 [J]. 北京理工大学学报 (自然科学版),2024,44 (9):901-908.</w:t>
      </w:r>
    </w:p>
    <w:sectPr>
      <w:footerReference r:id="rId3" w:type="default"/>
      <w:pgSz w:w="11906" w:h="16838"/>
      <w:pgMar w:top="851" w:right="1797" w:bottom="85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9EB3A">
    <w:pPr>
      <w:pStyle w:val="7"/>
      <w:jc w:val="right"/>
    </w:pPr>
  </w:p>
  <w:p w14:paraId="37FBBBCF">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AF67C"/>
    <w:multiLevelType w:val="singleLevel"/>
    <w:tmpl w:val="812AF67C"/>
    <w:lvl w:ilvl="0" w:tentative="0">
      <w:start w:val="1"/>
      <w:numFmt w:val="decimal"/>
      <w:lvlText w:val="%1."/>
      <w:lvlJc w:val="left"/>
      <w:pPr>
        <w:tabs>
          <w:tab w:val="left" w:pos="312"/>
        </w:tabs>
      </w:pPr>
    </w:lvl>
  </w:abstractNum>
  <w:abstractNum w:abstractNumId="1">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dx   诶">
    <w15:presenceInfo w15:providerId="WPS Office" w15:userId="39916802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I0ODlkNGM5NmYxYWE3ZTE1ZGFlN2YyMWM5ZjVhMDYifQ=="/>
  </w:docVars>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242F7EF2"/>
    <w:rsid w:val="3A2D2DF8"/>
    <w:rsid w:val="4DE47767"/>
    <w:rsid w:val="67E85C70"/>
    <w:rsid w:val="6BC601FB"/>
    <w:rsid w:val="6CC96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2"/>
    <w:semiHidden/>
    <w:unhideWhenUsed/>
    <w:qFormat/>
    <w:uiPriority w:val="99"/>
    <w:pPr>
      <w:jc w:val="left"/>
    </w:pPr>
  </w:style>
  <w:style w:type="paragraph" w:styleId="5">
    <w:name w:val="Body Text"/>
    <w:basedOn w:val="1"/>
    <w:link w:val="16"/>
    <w:unhideWhenUsed/>
    <w:qFormat/>
    <w:uiPriority w:val="99"/>
    <w:pPr>
      <w:spacing w:after="120"/>
    </w:pPr>
  </w:style>
  <w:style w:type="paragraph" w:styleId="6">
    <w:name w:val="Balloon Text"/>
    <w:basedOn w:val="1"/>
    <w:link w:val="21"/>
    <w:semiHidden/>
    <w:unhideWhenUsed/>
    <w:qFormat/>
    <w:uiPriority w:val="99"/>
    <w:rPr>
      <w:sz w:val="18"/>
      <w:szCs w:val="1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qFormat/>
    <w:uiPriority w:val="39"/>
    <w:pPr>
      <w:tabs>
        <w:tab w:val="left" w:pos="1050"/>
        <w:tab w:val="right" w:leader="dot" w:pos="8296"/>
      </w:tabs>
    </w:pPr>
    <w:rPr>
      <w:b/>
      <w:sz w:val="28"/>
      <w:szCs w:val="28"/>
    </w:rPr>
  </w:style>
  <w:style w:type="paragraph" w:styleId="10">
    <w:name w:val="annotation subject"/>
    <w:basedOn w:val="4"/>
    <w:next w:val="4"/>
    <w:link w:val="23"/>
    <w:semiHidden/>
    <w:unhideWhenUsed/>
    <w:qFormat/>
    <w:uiPriority w:val="99"/>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99"/>
    <w:rPr>
      <w:color w:val="0000FF"/>
      <w:u w:val="single"/>
    </w:rPr>
  </w:style>
  <w:style w:type="character" w:styleId="15">
    <w:name w:val="annotation reference"/>
    <w:basedOn w:val="13"/>
    <w:semiHidden/>
    <w:unhideWhenUsed/>
    <w:qFormat/>
    <w:uiPriority w:val="99"/>
    <w:rPr>
      <w:sz w:val="21"/>
      <w:szCs w:val="21"/>
    </w:rPr>
  </w:style>
  <w:style w:type="character" w:customStyle="1" w:styleId="16">
    <w:name w:val="正文文本 字符"/>
    <w:basedOn w:val="13"/>
    <w:link w:val="5"/>
    <w:qFormat/>
    <w:uiPriority w:val="99"/>
  </w:style>
  <w:style w:type="paragraph" w:styleId="17">
    <w:name w:val="List Paragraph"/>
    <w:basedOn w:val="1"/>
    <w:qFormat/>
    <w:uiPriority w:val="34"/>
    <w:pPr>
      <w:ind w:firstLine="420" w:firstLineChars="200"/>
    </w:pPr>
  </w:style>
  <w:style w:type="character" w:customStyle="1" w:styleId="18">
    <w:name w:val="页眉 字符"/>
    <w:basedOn w:val="13"/>
    <w:link w:val="8"/>
    <w:qFormat/>
    <w:uiPriority w:val="99"/>
    <w:rPr>
      <w:sz w:val="18"/>
      <w:szCs w:val="18"/>
    </w:rPr>
  </w:style>
  <w:style w:type="character" w:customStyle="1" w:styleId="19">
    <w:name w:val="页脚 字符"/>
    <w:basedOn w:val="13"/>
    <w:link w:val="7"/>
    <w:qFormat/>
    <w:uiPriority w:val="99"/>
    <w:rPr>
      <w:sz w:val="18"/>
      <w:szCs w:val="18"/>
    </w:rPr>
  </w:style>
  <w:style w:type="character" w:customStyle="1" w:styleId="20">
    <w:name w:val="标题 1 字符"/>
    <w:basedOn w:val="13"/>
    <w:link w:val="2"/>
    <w:qFormat/>
    <w:uiPriority w:val="9"/>
    <w:rPr>
      <w:rFonts w:eastAsia="黑体"/>
      <w:bCs/>
      <w:kern w:val="44"/>
      <w:sz w:val="44"/>
      <w:szCs w:val="44"/>
      <w:lang w:val="zh-CN"/>
    </w:rPr>
  </w:style>
  <w:style w:type="character" w:customStyle="1" w:styleId="21">
    <w:name w:val="批注框文本 字符"/>
    <w:basedOn w:val="13"/>
    <w:link w:val="6"/>
    <w:semiHidden/>
    <w:qFormat/>
    <w:uiPriority w:val="99"/>
    <w:rPr>
      <w:sz w:val="18"/>
      <w:szCs w:val="18"/>
    </w:rPr>
  </w:style>
  <w:style w:type="character" w:customStyle="1" w:styleId="22">
    <w:name w:val="批注文字 字符"/>
    <w:basedOn w:val="13"/>
    <w:link w:val="4"/>
    <w:semiHidden/>
    <w:qFormat/>
    <w:uiPriority w:val="99"/>
  </w:style>
  <w:style w:type="character" w:customStyle="1" w:styleId="23">
    <w:name w:val="批注主题 字符"/>
    <w:basedOn w:val="22"/>
    <w:link w:val="10"/>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4204</Words>
  <Characters>4521</Characters>
  <Lines>9</Lines>
  <Paragraphs>2</Paragraphs>
  <TotalTime>191</TotalTime>
  <ScaleCrop>false</ScaleCrop>
  <LinksUpToDate>false</LinksUpToDate>
  <CharactersWithSpaces>4765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2022-04-05T00:48:00Z</dcterms:created>
  <dc:creator>dengxifeng@pku.edu.cn</dc:creator>
  <cp:lastModifiedBy>pdx   诶</cp:lastModifiedBy>
  <cp:lastPrinted>2020-04-27T09:16:00Z</cp:lastPrinted>
  <dcterms:modified xsi:type="dcterms:W3CDTF">2026-04-07T12:44:06Z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159B49AD1A9645DE8EE2C3518AE1FE81_13</vt:lpwstr>
  </property>
</Properties>
</file>